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40" w:lineRule="auto"/>
        <w:jc w:val="center"/>
        <w:rPr>
          <w:rFonts w:ascii="Calibri" w:cs="Calibri" w:eastAsia="Calibri" w:hAnsi="Calibri"/>
          <w:color w:val="274e13"/>
          <w:sz w:val="40"/>
          <w:szCs w:val="40"/>
        </w:rPr>
      </w:pPr>
      <w:r w:rsidDel="00000000" w:rsidR="00000000" w:rsidRPr="00000000">
        <w:rPr>
          <w:rFonts w:ascii="Calibri" w:cs="Calibri" w:eastAsia="Calibri" w:hAnsi="Calibri"/>
          <w:color w:val="274e13"/>
          <w:sz w:val="40"/>
          <w:szCs w:val="40"/>
          <w:rtl w:val="0"/>
        </w:rPr>
        <w:t xml:space="preserve">KAMUS KOMPETENSI BIDANG SERVICE &amp; BANKING TRANSACTION OPERATIONS (SBT)</w:t>
      </w:r>
    </w:p>
    <w:p w:rsidR="00000000" w:rsidDel="00000000" w:rsidP="00000000" w:rsidRDefault="00000000" w:rsidRPr="00000000" w14:paraId="00000002">
      <w:pPr>
        <w:rPr>
          <w:color w:val="274e13"/>
        </w:rPr>
      </w:pPr>
      <w:r w:rsidDel="00000000" w:rsidR="00000000" w:rsidRPr="00000000">
        <w:rPr>
          <w:rtl w:val="0"/>
        </w:rPr>
      </w:r>
    </w:p>
    <w:p w:rsidR="00000000" w:rsidDel="00000000" w:rsidP="00000000" w:rsidRDefault="00000000" w:rsidRPr="00000000" w14:paraId="00000003">
      <w:pPr>
        <w:numPr>
          <w:ilvl w:val="0"/>
          <w:numId w:val="125"/>
        </w:numPr>
        <w:spacing w:after="120" w:line="240" w:lineRule="auto"/>
        <w:ind w:left="714" w:hanging="357"/>
        <w:rPr>
          <w:rFonts w:ascii="Calibri" w:cs="Calibri" w:eastAsia="Calibri" w:hAnsi="Calibri"/>
        </w:rPr>
      </w:pPr>
      <w:r w:rsidDel="00000000" w:rsidR="00000000" w:rsidRPr="00000000">
        <w:rPr>
          <w:rFonts w:ascii="Calibri" w:cs="Calibri" w:eastAsia="Calibri" w:hAnsi="Calibri"/>
          <w:rtl w:val="0"/>
        </w:rPr>
        <w:t xml:space="preserve">(SBT-01) Melakukan Proses Awal Hari (C)</w:t>
      </w:r>
    </w:p>
    <w:p w:rsidR="00000000" w:rsidDel="00000000" w:rsidP="00000000" w:rsidRDefault="00000000" w:rsidRPr="00000000" w14:paraId="00000004">
      <w:pPr>
        <w:numPr>
          <w:ilvl w:val="0"/>
          <w:numId w:val="125"/>
        </w:numPr>
        <w:spacing w:after="120" w:line="240" w:lineRule="auto"/>
        <w:ind w:left="714" w:hanging="357"/>
        <w:rPr>
          <w:rFonts w:ascii="Calibri" w:cs="Calibri" w:eastAsia="Calibri" w:hAnsi="Calibri"/>
        </w:rPr>
      </w:pPr>
      <w:r w:rsidDel="00000000" w:rsidR="00000000" w:rsidRPr="00000000">
        <w:rPr>
          <w:rFonts w:ascii="Calibri" w:cs="Calibri" w:eastAsia="Calibri" w:hAnsi="Calibri"/>
          <w:rtl w:val="0"/>
        </w:rPr>
        <w:t xml:space="preserve">(SBT-02) Melakukan Proses Akhir Hari (C)</w:t>
      </w:r>
    </w:p>
    <w:p w:rsidR="00000000" w:rsidDel="00000000" w:rsidP="00000000" w:rsidRDefault="00000000" w:rsidRPr="00000000" w14:paraId="00000005">
      <w:pPr>
        <w:numPr>
          <w:ilvl w:val="0"/>
          <w:numId w:val="125"/>
        </w:numPr>
        <w:spacing w:after="120" w:line="240" w:lineRule="auto"/>
        <w:ind w:left="714" w:hanging="357"/>
        <w:rPr>
          <w:rFonts w:ascii="Calibri" w:cs="Calibri" w:eastAsia="Calibri" w:hAnsi="Calibri"/>
        </w:rPr>
      </w:pPr>
      <w:r w:rsidDel="00000000" w:rsidR="00000000" w:rsidRPr="00000000">
        <w:rPr>
          <w:rFonts w:ascii="Calibri" w:cs="Calibri" w:eastAsia="Calibri" w:hAnsi="Calibri"/>
          <w:rtl w:val="0"/>
        </w:rPr>
        <w:t xml:space="preserve">(SBT-03) Melakukan Transaksi Dengan Nasabah (C)</w:t>
      </w:r>
    </w:p>
    <w:p w:rsidR="00000000" w:rsidDel="00000000" w:rsidP="00000000" w:rsidRDefault="00000000" w:rsidRPr="00000000" w14:paraId="00000006">
      <w:pPr>
        <w:numPr>
          <w:ilvl w:val="0"/>
          <w:numId w:val="125"/>
        </w:numPr>
        <w:spacing w:after="120" w:line="240" w:lineRule="auto"/>
        <w:ind w:left="714" w:hanging="357"/>
        <w:rPr>
          <w:rFonts w:ascii="Calibri" w:cs="Calibri" w:eastAsia="Calibri" w:hAnsi="Calibri"/>
        </w:rPr>
      </w:pPr>
      <w:r w:rsidDel="00000000" w:rsidR="00000000" w:rsidRPr="00000000">
        <w:rPr>
          <w:rFonts w:ascii="Calibri" w:cs="Calibri" w:eastAsia="Calibri" w:hAnsi="Calibri"/>
          <w:rtl w:val="0"/>
        </w:rPr>
        <w:t xml:space="preserve">(SBT-04) Melayani Transaksi Nasabah (C)</w:t>
      </w:r>
    </w:p>
    <w:p w:rsidR="00000000" w:rsidDel="00000000" w:rsidP="00000000" w:rsidRDefault="00000000" w:rsidRPr="00000000" w14:paraId="00000007">
      <w:pPr>
        <w:numPr>
          <w:ilvl w:val="0"/>
          <w:numId w:val="125"/>
        </w:numPr>
        <w:spacing w:after="120" w:line="240" w:lineRule="auto"/>
        <w:ind w:left="714" w:hanging="357"/>
        <w:rPr>
          <w:rFonts w:ascii="Calibri" w:cs="Calibri" w:eastAsia="Calibri" w:hAnsi="Calibri"/>
          <w:color w:val="274e13"/>
        </w:rPr>
      </w:pPr>
      <w:r w:rsidDel="00000000" w:rsidR="00000000" w:rsidRPr="00000000">
        <w:rPr>
          <w:rFonts w:ascii="Calibri" w:cs="Calibri" w:eastAsia="Calibri" w:hAnsi="Calibri"/>
          <w:color w:val="274e13"/>
          <w:rtl w:val="0"/>
        </w:rPr>
        <w:t xml:space="preserve">(SBT-05) Memberikan Informasi Produk dan Jasa Bank (C)</w:t>
      </w:r>
    </w:p>
    <w:p w:rsidR="00000000" w:rsidDel="00000000" w:rsidP="00000000" w:rsidRDefault="00000000" w:rsidRPr="00000000" w14:paraId="00000008">
      <w:pPr>
        <w:numPr>
          <w:ilvl w:val="0"/>
          <w:numId w:val="125"/>
        </w:numPr>
        <w:spacing w:after="120" w:line="240" w:lineRule="auto"/>
        <w:ind w:left="714" w:hanging="357"/>
        <w:rPr>
          <w:rFonts w:ascii="Calibri" w:cs="Calibri" w:eastAsia="Calibri" w:hAnsi="Calibri"/>
          <w:color w:val="274e13"/>
        </w:rPr>
      </w:pPr>
      <w:r w:rsidDel="00000000" w:rsidR="00000000" w:rsidRPr="00000000">
        <w:rPr>
          <w:rFonts w:ascii="Calibri" w:cs="Calibri" w:eastAsia="Calibri" w:hAnsi="Calibri"/>
          <w:color w:val="274e13"/>
          <w:rtl w:val="0"/>
        </w:rPr>
        <w:t xml:space="preserve">(SBT-06) Menangani Keluhan Nasabah (C)</w:t>
      </w:r>
    </w:p>
    <w:p w:rsidR="00000000" w:rsidDel="00000000" w:rsidP="00000000" w:rsidRDefault="00000000" w:rsidRPr="00000000" w14:paraId="00000009">
      <w:pPr>
        <w:numPr>
          <w:ilvl w:val="0"/>
          <w:numId w:val="125"/>
        </w:numPr>
        <w:spacing w:after="120" w:line="240" w:lineRule="auto"/>
        <w:ind w:left="714" w:hanging="357"/>
        <w:rPr>
          <w:rFonts w:ascii="Calibri" w:cs="Calibri" w:eastAsia="Calibri" w:hAnsi="Calibri"/>
          <w:color w:val="274e13"/>
        </w:rPr>
      </w:pPr>
      <w:r w:rsidDel="00000000" w:rsidR="00000000" w:rsidRPr="00000000">
        <w:rPr>
          <w:rFonts w:ascii="Calibri" w:cs="Calibri" w:eastAsia="Calibri" w:hAnsi="Calibri"/>
          <w:color w:val="274e13"/>
          <w:rtl w:val="0"/>
        </w:rPr>
        <w:t xml:space="preserve">(SBT-07) Membuka Rekening (C)</w:t>
      </w:r>
    </w:p>
    <w:p w:rsidR="00000000" w:rsidDel="00000000" w:rsidP="00000000" w:rsidRDefault="00000000" w:rsidRPr="00000000" w14:paraId="0000000A">
      <w:pPr>
        <w:numPr>
          <w:ilvl w:val="0"/>
          <w:numId w:val="125"/>
        </w:numPr>
        <w:spacing w:after="120" w:line="240" w:lineRule="auto"/>
        <w:ind w:left="714" w:hanging="357"/>
        <w:rPr>
          <w:rFonts w:ascii="Calibri" w:cs="Calibri" w:eastAsia="Calibri" w:hAnsi="Calibri"/>
          <w:color w:val="274e13"/>
        </w:rPr>
      </w:pPr>
      <w:r w:rsidDel="00000000" w:rsidR="00000000" w:rsidRPr="00000000">
        <w:rPr>
          <w:rFonts w:ascii="Calibri" w:cs="Calibri" w:eastAsia="Calibri" w:hAnsi="Calibri"/>
          <w:color w:val="274e13"/>
          <w:rtl w:val="0"/>
        </w:rPr>
        <w:t xml:space="preserve">(SBT-08) Memelihara Rekening Nasabah (C)</w:t>
      </w:r>
    </w:p>
    <w:p w:rsidR="00000000" w:rsidDel="00000000" w:rsidP="00000000" w:rsidRDefault="00000000" w:rsidRPr="00000000" w14:paraId="0000000B">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(SBT-09) Melakukan Proses Transaksi </w:t>
      </w:r>
      <w:r w:rsidDel="00000000" w:rsidR="00000000" w:rsidRPr="00000000">
        <w:rPr>
          <w:rFonts w:ascii="Calibri" w:cs="Calibri" w:eastAsia="Calibri" w:hAnsi="Calibri"/>
          <w:i w:val="1"/>
          <w:iCs w:val="1"/>
          <w:color w:val="274e13"/>
          <w:rtl w:val="0"/>
        </w:rPr>
        <w:t xml:space="preserve">Back Office </w:t>
      </w:r>
      <w:r w:rsidDel="00000000" w:rsidR="00000000" w:rsidRPr="00000000">
        <w:rPr>
          <w:rFonts w:ascii="Calibri" w:cs="Calibri" w:eastAsia="Calibri" w:hAnsi="Calibri"/>
          <w:color w:val="274e13"/>
          <w:rtl w:val="0"/>
        </w:rPr>
        <w:t xml:space="preserve">(C)</w:t>
      </w:r>
    </w:p>
    <w:p w:rsidR="00000000" w:rsidDel="00000000" w:rsidP="00000000" w:rsidRDefault="00000000" w:rsidRPr="00000000" w14:paraId="0000000C">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(SBT-10) Menerbitkan Surat Kredit Berdokumen dan atau Bank Garansi (C)</w:t>
      </w:r>
    </w:p>
    <w:p w:rsidR="00000000" w:rsidDel="00000000" w:rsidP="00000000" w:rsidRDefault="00000000" w:rsidRPr="00000000" w14:paraId="0000000D">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(SBT-11) Melakukan Administrasi </w:t>
      </w:r>
      <w:r w:rsidDel="00000000" w:rsidR="00000000" w:rsidRPr="00000000">
        <w:rPr>
          <w:rFonts w:ascii="Calibri" w:cs="Calibri" w:eastAsia="Calibri" w:hAnsi="Calibri"/>
          <w:i w:val="1"/>
          <w:iCs w:val="1"/>
          <w:color w:val="274e13"/>
          <w:rtl w:val="0"/>
        </w:rPr>
        <w:t xml:space="preserve">Trade Finance </w:t>
      </w:r>
      <w:r w:rsidDel="00000000" w:rsidR="00000000" w:rsidRPr="00000000">
        <w:rPr>
          <w:rtl w:val="0"/>
        </w:rPr>
      </w:r>
    </w:p>
    <w:p w:rsidR="00000000" w:rsidDel="00000000" w:rsidP="00000000" w:rsidRDefault="00000000" w:rsidRPr="00000000" w14:paraId="0000000E">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(SBT-12) Menyusun Kebijakan Sistem Operasi Bank </w:t>
      </w:r>
    </w:p>
    <w:p w:rsidR="00000000" w:rsidDel="00000000" w:rsidP="00000000" w:rsidRDefault="00000000" w:rsidRPr="00000000" w14:paraId="0000000F">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(SBT-13) Menyusun Rencana Kerja Operasional Bank </w:t>
      </w:r>
      <w:r w:rsidDel="00000000" w:rsidR="00000000" w:rsidRPr="00000000">
        <w:rPr>
          <w:rtl w:val="0"/>
        </w:rPr>
      </w:r>
    </w:p>
    <w:p w:rsidR="00000000" w:rsidDel="00000000" w:rsidP="00000000" w:rsidRDefault="00000000" w:rsidRPr="00000000" w14:paraId="00000010">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(SBT-14) Melaporkan Kinerja Operasional Termasuk Risiko Operasional (C)</w:t>
      </w:r>
    </w:p>
    <w:p w:rsidR="00000000" w:rsidDel="00000000" w:rsidP="00000000" w:rsidRDefault="00000000" w:rsidRPr="00000000" w14:paraId="00000011">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(SBT-15) Menyusun SOP Operation (C) &gt; sampai L-2</w:t>
      </w:r>
    </w:p>
    <w:p w:rsidR="00000000" w:rsidDel="00000000" w:rsidP="00000000" w:rsidRDefault="00000000" w:rsidRPr="00000000" w14:paraId="00000012">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(SBT-16) Menyusun </w:t>
      </w:r>
      <w:r w:rsidDel="00000000" w:rsidR="00000000" w:rsidRPr="00000000">
        <w:rPr>
          <w:rFonts w:ascii="Calibri" w:cs="Calibri" w:eastAsia="Calibri" w:hAnsi="Calibri"/>
          <w:i w:val="1"/>
          <w:iCs w:val="1"/>
          <w:color w:val="274e13"/>
          <w:rtl w:val="0"/>
        </w:rPr>
        <w:t xml:space="preserve">Manual Operation </w:t>
      </w:r>
      <w:r w:rsidDel="00000000" w:rsidR="00000000" w:rsidRPr="00000000">
        <w:rPr>
          <w:rFonts w:ascii="Calibri" w:cs="Calibri" w:eastAsia="Calibri" w:hAnsi="Calibri"/>
          <w:color w:val="274e13"/>
          <w:rtl w:val="0"/>
        </w:rPr>
        <w:t xml:space="preserve">(C) &gt; sampai L-2</w:t>
      </w:r>
    </w:p>
    <w:p w:rsidR="00000000" w:rsidDel="00000000" w:rsidP="00000000" w:rsidRDefault="00000000" w:rsidRPr="00000000" w14:paraId="00000013">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(SBT-17) Membukukan Kerugian (dan Cadangan) Risiko Operasional (C) &gt; sampai L-2</w:t>
      </w:r>
    </w:p>
    <w:p w:rsidR="00000000" w:rsidDel="00000000" w:rsidP="00000000" w:rsidRDefault="00000000" w:rsidRPr="00000000" w14:paraId="00000014">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(SBT-18) Melakukan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Transaksi </w:t>
      </w:r>
      <w:r w:rsidDel="00000000" w:rsidR="00000000" w:rsidRPr="00000000">
        <w:rPr>
          <w:rFonts w:ascii="Calibri" w:cs="Calibri" w:eastAsia="Calibri" w:hAnsi="Calibri"/>
          <w:i w:val="1"/>
          <w:iCs w:val="1"/>
          <w:color w:val="274e13"/>
          <w:rtl w:val="0"/>
        </w:rPr>
        <w:t xml:space="preserve">Treasury </w:t>
      </w:r>
      <w:r w:rsidDel="00000000" w:rsidR="00000000" w:rsidRPr="00000000">
        <w:rPr>
          <w:rFonts w:ascii="Calibri" w:cs="Calibri" w:eastAsia="Calibri" w:hAnsi="Calibri"/>
          <w:color w:val="274e13"/>
          <w:rtl w:val="0"/>
        </w:rPr>
        <w:t xml:space="preserve">(Cab. Utama)</w:t>
      </w:r>
    </w:p>
    <w:p w:rsidR="00000000" w:rsidDel="00000000" w:rsidP="00000000" w:rsidRDefault="00000000" w:rsidRPr="00000000" w14:paraId="00000015">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(SBT-19) Melakukan Administrasi </w:t>
      </w:r>
      <w:r w:rsidDel="00000000" w:rsidR="00000000" w:rsidRPr="00000000">
        <w:rPr>
          <w:rFonts w:ascii="Calibri" w:cs="Calibri" w:eastAsia="Calibri" w:hAnsi="Calibri"/>
          <w:i w:val="1"/>
          <w:iCs w:val="1"/>
          <w:color w:val="274e13"/>
          <w:rtl w:val="0"/>
        </w:rPr>
        <w:t xml:space="preserve">Treasury </w:t>
      </w:r>
      <w:r w:rsidDel="00000000" w:rsidR="00000000" w:rsidRPr="00000000">
        <w:rPr>
          <w:rtl w:val="0"/>
        </w:rPr>
      </w:r>
    </w:p>
    <w:p w:rsidR="00000000" w:rsidDel="00000000" w:rsidP="00000000" w:rsidRDefault="00000000" w:rsidRPr="00000000" w14:paraId="00000016">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(SBT-20) Memproses Pembukaan dan Penutupan Rekening (C)</w:t>
      </w:r>
    </w:p>
    <w:p w:rsidR="00000000" w:rsidDel="00000000" w:rsidP="00000000" w:rsidRDefault="00000000" w:rsidRPr="00000000" w14:paraId="00000017">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(SBT-21) Memproses Transaksi Keuangan Tunai dan Non Tunai (C)</w:t>
      </w:r>
    </w:p>
    <w:p w:rsidR="00000000" w:rsidDel="00000000" w:rsidP="00000000" w:rsidRDefault="00000000" w:rsidRPr="00000000" w14:paraId="00000018">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(SBT-22) Memproses Valuta Asing </w:t>
      </w:r>
    </w:p>
    <w:p w:rsidR="00000000" w:rsidDel="00000000" w:rsidP="00000000" w:rsidRDefault="00000000" w:rsidRPr="00000000" w14:paraId="00000019">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(SBT-23) Menangani Pengaduan Nasabah (C)</w:t>
      </w:r>
    </w:p>
    <w:p w:rsidR="00000000" w:rsidDel="00000000" w:rsidP="00000000" w:rsidRDefault="00000000" w:rsidRPr="00000000" w14:paraId="0000001A">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(SBT-24) Memproses </w:t>
      </w:r>
      <w:r w:rsidDel="00000000" w:rsidR="00000000" w:rsidRPr="00000000">
        <w:rPr>
          <w:rFonts w:ascii="Calibri" w:cs="Calibri" w:eastAsia="Calibri" w:hAnsi="Calibri"/>
          <w:i w:val="1"/>
          <w:iCs w:val="1"/>
          <w:color w:val="274e13"/>
          <w:rtl w:val="0"/>
        </w:rPr>
        <w:t xml:space="preserve">Trade Service</w:t>
      </w:r>
      <w:r w:rsidDel="00000000" w:rsidR="00000000" w:rsidRPr="00000000">
        <w:rPr>
          <w:rFonts w:ascii="Calibri" w:cs="Calibri" w:eastAsia="Calibri" w:hAnsi="Calibri"/>
          <w:color w:val="274e13"/>
          <w:rtl w:val="0"/>
        </w:rPr>
        <w:t xml:space="preserve"> dan </w:t>
      </w:r>
      <w:r w:rsidDel="00000000" w:rsidR="00000000" w:rsidRPr="00000000">
        <w:rPr>
          <w:rFonts w:ascii="Calibri" w:cs="Calibri" w:eastAsia="Calibri" w:hAnsi="Calibri"/>
          <w:i w:val="1"/>
          <w:iCs w:val="1"/>
          <w:color w:val="274e13"/>
          <w:rtl w:val="0"/>
        </w:rPr>
        <w:t xml:space="preserve">Trade Finance </w:t>
      </w:r>
      <w:r w:rsidDel="00000000" w:rsidR="00000000" w:rsidRPr="00000000">
        <w:rPr>
          <w:rtl w:val="0"/>
        </w:rPr>
      </w:r>
    </w:p>
    <w:p w:rsidR="00000000" w:rsidDel="00000000" w:rsidP="00000000" w:rsidRDefault="00000000" w:rsidRPr="00000000" w14:paraId="0000001B">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(SBT-25) Melaksanakan Operasional Pengelolaan Transfer Dana (C)</w:t>
      </w:r>
    </w:p>
    <w:p w:rsidR="00000000" w:rsidDel="00000000" w:rsidP="00000000" w:rsidRDefault="00000000" w:rsidRPr="00000000" w14:paraId="0000001C">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(SBT-26) Melaksanakan Penatausahaan Surat Berharga Nasabah (C)</w:t>
      </w:r>
    </w:p>
    <w:p w:rsidR="00000000" w:rsidDel="00000000" w:rsidP="00000000" w:rsidRDefault="00000000" w:rsidRPr="00000000" w14:paraId="0000001D">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(SBT-27) Melakukan Kegiatan Operasional Pengelolaan Uang Tunai (C)</w:t>
      </w:r>
    </w:p>
    <w:p w:rsidR="00000000" w:rsidDel="00000000" w:rsidP="00000000" w:rsidRDefault="00000000" w:rsidRPr="00000000" w14:paraId="0000001E">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(SBT-28) Melaksanakan Kegiatan Operasional Sistem </w:t>
      </w:r>
      <w:sdt>
        <w:sdtPr>
          <w:id w:val="-409440838"/>
          <w:tag w:val="goog_rdk_0"/>
        </w:sdtPr>
        <w:sdtContent>
          <w:commentRangeStart w:id="0"/>
        </w:sdtContent>
      </w:sdt>
      <w:r w:rsidDel="00000000" w:rsidR="00000000" w:rsidRPr="00000000">
        <w:rPr>
          <w:rFonts w:ascii="Calibri" w:cs="Calibri" w:eastAsia="Calibri" w:hAnsi="Calibri"/>
          <w:color w:val="274e13"/>
          <w:rtl w:val="0"/>
        </w:rPr>
        <w:t xml:space="preserve">Pembayaran Ritel Industri </w:t>
      </w:r>
      <w:commentRangeEnd w:id="0"/>
      <w:r w:rsidDel="00000000" w:rsidR="00000000" w:rsidRPr="00000000">
        <w:commentReference w:id="0"/>
      </w:r>
      <w:r w:rsidDel="00000000" w:rsidR="00000000" w:rsidRPr="00000000">
        <w:rPr>
          <w:rFonts w:ascii="Calibri" w:cs="Calibri" w:eastAsia="Calibri" w:hAnsi="Calibri"/>
          <w:color w:val="274e13"/>
          <w:rtl w:val="0"/>
        </w:rPr>
        <w:t xml:space="preserve"> (C) &gt; sampai L-1 (poin a).</w:t>
      </w:r>
    </w:p>
    <w:p w:rsidR="00000000" w:rsidDel="00000000" w:rsidP="00000000" w:rsidRDefault="00000000" w:rsidRPr="00000000" w14:paraId="0000001F">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(SBT-29) Melaksanakan Kegiatan Operasional Pembayaran Transaksi Tresuri (C) &gt; sampai L-1 (memberikan laporan ke treasuri)</w:t>
      </w:r>
    </w:p>
    <w:p w:rsidR="00000000" w:rsidDel="00000000" w:rsidP="00000000" w:rsidRDefault="00000000" w:rsidRPr="00000000" w14:paraId="00000020">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(SBT-30) Memproses Pembayaran Transaksi Bank Garansi (BG) (C) &gt; sampai L-2</w:t>
      </w:r>
    </w:p>
    <w:p w:rsidR="00000000" w:rsidDel="00000000" w:rsidP="00000000" w:rsidRDefault="00000000" w:rsidRPr="00000000" w14:paraId="00000021">
      <w:pPr>
        <w:numPr>
          <w:ilvl w:val="0"/>
          <w:numId w:val="125"/>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980000"/>
          <w:rtl w:val="0"/>
        </w:rPr>
        <w:t xml:space="preserve">Menyusun Rencana Kerja Operasional Cabang (mengakomodir Cab. Utama sampai Fungsional , </w:t>
      </w:r>
      <w:r w:rsidDel="00000000" w:rsidR="00000000" w:rsidRPr="00000000">
        <w:rPr>
          <w:rFonts w:ascii="Roboto" w:cs="Roboto" w:eastAsia="Roboto" w:hAnsi="Roboto"/>
          <w:color w:val="f5f7fb"/>
          <w:sz w:val="21"/>
          <w:szCs w:val="21"/>
          <w:shd w:fill="292f37" w:val="clear"/>
          <w:rtl w:val="0"/>
        </w:rPr>
        <w:t xml:space="preserve">Cabang Utama, Cabang, Cabang Pembantu &amp; Kantor Fungsional</w:t>
      </w:r>
      <w:r w:rsidDel="00000000" w:rsidR="00000000" w:rsidRPr="00000000">
        <w:rPr>
          <w:rFonts w:ascii="Calibri" w:cs="Calibri" w:eastAsia="Calibri" w:hAnsi="Calibri"/>
          <w:color w:val="980000"/>
          <w:rtl w:val="0"/>
        </w:rPr>
        <w:t xml:space="preserve">) &gt; Tambahan Kompetensi Cabang &amp; Capem (based on FGD).</w:t>
      </w:r>
    </w:p>
    <w:p w:rsidR="00000000" w:rsidDel="00000000" w:rsidP="00000000" w:rsidRDefault="00000000" w:rsidRPr="00000000" w14:paraId="00000022">
      <w:pPr>
        <w:numPr>
          <w:ilvl w:val="0"/>
          <w:numId w:val="125"/>
        </w:numPr>
        <w:spacing w:after="120" w:line="240" w:lineRule="auto"/>
        <w:ind w:left="720" w:hanging="360"/>
        <w:rPr>
          <w:rFonts w:ascii="Calibri" w:cs="Calibri" w:eastAsia="Calibri" w:hAnsi="Calibri"/>
          <w:color w:val="980000"/>
          <w:u w:val="none"/>
        </w:rPr>
      </w:pPr>
      <w:r w:rsidDel="00000000" w:rsidR="00000000" w:rsidRPr="00000000">
        <w:rPr>
          <w:rFonts w:ascii="Calibri" w:cs="Calibri" w:eastAsia="Calibri" w:hAnsi="Calibri"/>
          <w:color w:val="980000"/>
          <w:rtl w:val="0"/>
        </w:rPr>
        <w:t xml:space="preserve">Mengelola dan Mengawasi Operasional Jaringan Kantor Untuk Proses Konsolidasi (</w:t>
      </w:r>
      <w:r w:rsidDel="00000000" w:rsidR="00000000" w:rsidRPr="00000000">
        <w:rPr>
          <w:rFonts w:ascii="Roboto" w:cs="Roboto" w:eastAsia="Roboto" w:hAnsi="Roboto"/>
          <w:color w:val="980000"/>
          <w:sz w:val="21"/>
          <w:szCs w:val="21"/>
          <w:rtl w:val="0"/>
        </w:rPr>
        <w:t xml:space="preserve">Konsolidasi Cabang Utama dengan Kantor Fungsional di bawahnya, Konsolidasi Cabang dengan Kantor Fungsional di bawahnya, Konsolidasi Cabang Pembantu dengan Kantor Fungsional di bawahnya)</w:t>
      </w:r>
    </w:p>
    <w:p w:rsidR="00000000" w:rsidDel="00000000" w:rsidP="00000000" w:rsidRDefault="00000000" w:rsidRPr="00000000" w14:paraId="00000023">
      <w:pPr>
        <w:numPr>
          <w:ilvl w:val="0"/>
          <w:numId w:val="125"/>
        </w:numPr>
        <w:spacing w:after="120" w:line="240" w:lineRule="auto"/>
        <w:ind w:left="720" w:hanging="360"/>
        <w:rPr>
          <w:rFonts w:ascii="Calibri" w:cs="Calibri" w:eastAsia="Calibri" w:hAnsi="Calibri"/>
          <w:color w:val="980000"/>
          <w:u w:val="none"/>
        </w:rPr>
      </w:pPr>
      <w:r w:rsidDel="00000000" w:rsidR="00000000" w:rsidRPr="00000000">
        <w:rPr>
          <w:rFonts w:ascii="Calibri" w:cs="Calibri" w:eastAsia="Calibri" w:hAnsi="Calibri"/>
          <w:color w:val="980000"/>
          <w:rtl w:val="0"/>
        </w:rPr>
        <w:t xml:space="preserve">Mengelola Kantor Pengelola Daftar Hitam Nasional (KPDHN) (Kompetensinya untuk Menjaga dan memastikan alat pembayaran non tunai antara lain Cek/ bilyet giro kosong yang berlaku secara nasional dan pemberian sanksi kepada pelaku cek/BD kosong&gt; yang dimaksud adalah memberikan rekomendasi ke BI u/ sanksi yaitu upload di portal BI) &gt; Cabang Utama</w:t>
      </w:r>
      <w:r w:rsidDel="00000000" w:rsidR="00000000" w:rsidRPr="00000000">
        <w:rPr>
          <w:rtl w:val="0"/>
        </w:rPr>
      </w:r>
    </w:p>
    <w:p w:rsidR="00000000" w:rsidDel="00000000" w:rsidP="00000000" w:rsidRDefault="00000000" w:rsidRPr="00000000" w14:paraId="00000024">
      <w:pPr>
        <w:spacing w:after="120" w:line="240" w:lineRule="auto"/>
        <w:rPr>
          <w:rFonts w:ascii="Calibri" w:cs="Calibri" w:eastAsia="Calibri" w:hAnsi="Calibri"/>
          <w:color w:val="274e13"/>
          <w:sz w:val="28"/>
          <w:szCs w:val="28"/>
        </w:rPr>
      </w:pPr>
      <w:r w:rsidDel="00000000" w:rsidR="00000000" w:rsidRPr="00000000">
        <w:rPr>
          <w:rtl w:val="0"/>
        </w:rPr>
      </w:r>
    </w:p>
    <w:p w:rsidR="00000000" w:rsidDel="00000000" w:rsidP="00000000" w:rsidRDefault="00000000" w:rsidRPr="00000000" w14:paraId="00000025">
      <w:pPr>
        <w:pStyle w:val="Heading2"/>
        <w:spacing w:after="180" w:before="0" w:lineRule="auto"/>
        <w:rPr>
          <w:rFonts w:ascii="Calibri" w:cs="Calibri" w:eastAsia="Calibri" w:hAnsi="Calibri"/>
          <w:color w:val="274e13"/>
          <w:sz w:val="28"/>
          <w:szCs w:val="28"/>
        </w:rPr>
      </w:pPr>
      <w:r w:rsidDel="00000000" w:rsidR="00000000" w:rsidRPr="00000000">
        <w:rPr>
          <w:rtl w:val="0"/>
        </w:rPr>
      </w:r>
    </w:p>
    <w:p w:rsidR="00000000" w:rsidDel="00000000" w:rsidP="00000000" w:rsidRDefault="00000000" w:rsidRPr="00000000" w14:paraId="00000026">
      <w:pPr>
        <w:pStyle w:val="Heading2"/>
        <w:spacing w:after="180" w:before="0" w:lineRule="auto"/>
        <w:rPr>
          <w:rFonts w:ascii="Calibri" w:cs="Calibri" w:eastAsia="Calibri" w:hAnsi="Calibri"/>
          <w:color w:val="274e13"/>
          <w:sz w:val="28"/>
          <w:szCs w:val="28"/>
        </w:rPr>
      </w:pPr>
      <w:r w:rsidDel="00000000" w:rsidR="00000000" w:rsidRPr="00000000">
        <w:rPr>
          <w:rtl w:val="0"/>
        </w:rPr>
      </w:r>
    </w:p>
    <w:p w:rsidR="00000000" w:rsidDel="00000000" w:rsidP="00000000" w:rsidRDefault="00000000" w:rsidRPr="00000000" w14:paraId="00000027">
      <w:pPr>
        <w:pStyle w:val="Heading2"/>
        <w:spacing w:after="180" w:before="0" w:lineRule="auto"/>
        <w:rPr>
          <w:rFonts w:ascii="Calibri" w:cs="Calibri" w:eastAsia="Calibri" w:hAnsi="Calibri"/>
          <w:color w:val="274e13"/>
          <w:sz w:val="28"/>
          <w:szCs w:val="28"/>
        </w:rPr>
      </w:pPr>
      <w:bookmarkStart w:colFirst="0" w:colLast="0" w:name="_heading=h.ndyjdlp9q2es" w:id="0"/>
      <w:bookmarkEnd w:id="0"/>
      <w:r w:rsidDel="00000000" w:rsidR="00000000" w:rsidRPr="00000000">
        <w:rPr>
          <w:rtl w:val="0"/>
        </w:rPr>
      </w:r>
    </w:p>
    <w:p w:rsidR="00000000" w:rsidDel="00000000" w:rsidP="00000000" w:rsidRDefault="00000000" w:rsidRPr="00000000" w14:paraId="00000028">
      <w:pPr>
        <w:pStyle w:val="Heading2"/>
        <w:spacing w:after="180" w:before="0" w:lineRule="auto"/>
        <w:rPr>
          <w:rFonts w:ascii="Calibri" w:cs="Calibri" w:eastAsia="Calibri" w:hAnsi="Calibri"/>
          <w:color w:val="274e13"/>
          <w:sz w:val="28"/>
          <w:szCs w:val="28"/>
        </w:rPr>
      </w:pPr>
      <w:r w:rsidDel="00000000" w:rsidR="00000000" w:rsidRPr="00000000">
        <w:rPr>
          <w:rtl w:val="0"/>
        </w:rPr>
      </w:r>
    </w:p>
    <w:p w:rsidR="00000000" w:rsidDel="00000000" w:rsidP="00000000" w:rsidRDefault="00000000" w:rsidRPr="00000000" w14:paraId="00000029">
      <w:pPr>
        <w:pStyle w:val="Heading2"/>
        <w:spacing w:after="180" w:before="0" w:lineRule="auto"/>
        <w:rPr>
          <w:rFonts w:ascii="Calibri" w:cs="Calibri" w:eastAsia="Calibri" w:hAnsi="Calibri"/>
          <w:color w:val="274e13"/>
          <w:sz w:val="28"/>
          <w:szCs w:val="28"/>
        </w:rPr>
      </w:pPr>
      <w:r w:rsidDel="00000000" w:rsidR="00000000" w:rsidRPr="00000000">
        <w:rPr>
          <w:rtl w:val="0"/>
        </w:rPr>
      </w:r>
    </w:p>
    <w:p w:rsidR="00000000" w:rsidDel="00000000" w:rsidP="00000000" w:rsidRDefault="00000000" w:rsidRPr="00000000" w14:paraId="0000002A">
      <w:pPr>
        <w:pStyle w:val="Heading2"/>
        <w:spacing w:after="180" w:before="0" w:lineRule="auto"/>
        <w:rPr>
          <w:rFonts w:ascii="Calibri" w:cs="Calibri" w:eastAsia="Calibri" w:hAnsi="Calibri"/>
          <w:color w:val="274e13"/>
          <w:sz w:val="28"/>
          <w:szCs w:val="28"/>
        </w:rPr>
      </w:pPr>
      <w:r w:rsidDel="00000000" w:rsidR="00000000" w:rsidRPr="00000000">
        <w:rPr>
          <w:rtl w:val="0"/>
        </w:rPr>
      </w:r>
    </w:p>
    <w:p w:rsidR="00000000" w:rsidDel="00000000" w:rsidP="00000000" w:rsidRDefault="00000000" w:rsidRPr="00000000" w14:paraId="0000002B">
      <w:pPr>
        <w:pStyle w:val="Heading2"/>
        <w:spacing w:after="180" w:before="0" w:lineRule="auto"/>
        <w:rPr>
          <w:rFonts w:ascii="Calibri" w:cs="Calibri" w:eastAsia="Calibri" w:hAnsi="Calibri"/>
          <w:color w:val="274e13"/>
          <w:sz w:val="28"/>
          <w:szCs w:val="28"/>
        </w:rPr>
      </w:pPr>
      <w:r w:rsidDel="00000000" w:rsidR="00000000" w:rsidRPr="00000000">
        <w:rPr>
          <w:rtl w:val="0"/>
        </w:rPr>
      </w:r>
    </w:p>
    <w:p w:rsidR="00000000" w:rsidDel="00000000" w:rsidP="00000000" w:rsidRDefault="00000000" w:rsidRPr="00000000" w14:paraId="0000002C">
      <w:pPr>
        <w:pStyle w:val="Heading2"/>
        <w:spacing w:after="0" w:before="0" w:lineRule="auto"/>
        <w:rPr>
          <w:rFonts w:ascii="Calibri" w:cs="Calibri" w:eastAsia="Calibri" w:hAnsi="Calibri"/>
          <w:color w:val="274e13"/>
          <w:sz w:val="28"/>
          <w:szCs w:val="28"/>
        </w:rPr>
      </w:pPr>
      <w:r w:rsidDel="00000000" w:rsidR="00000000" w:rsidRPr="00000000">
        <w:rPr>
          <w:rtl w:val="0"/>
        </w:rPr>
      </w:r>
    </w:p>
    <w:p w:rsidR="00000000" w:rsidDel="00000000" w:rsidP="00000000" w:rsidRDefault="00000000" w:rsidRPr="00000000" w14:paraId="0000002D">
      <w:pPr>
        <w:rPr>
          <w:color w:val="274e13"/>
        </w:rPr>
      </w:pPr>
      <w:r w:rsidDel="00000000" w:rsidR="00000000" w:rsidRPr="00000000">
        <w:rPr>
          <w:rtl w:val="0"/>
        </w:rPr>
      </w:r>
    </w:p>
    <w:p w:rsidR="00000000" w:rsidDel="00000000" w:rsidP="00000000" w:rsidRDefault="00000000" w:rsidRPr="00000000" w14:paraId="0000002E">
      <w:pPr>
        <w:rPr>
          <w:color w:val="274e13"/>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bCs w:val="1"/>
          <w:color w:val="274e1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(SBT-01) Melakukan Proses Awal Hari</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mempersiapkan sarana, prasarana, sistem, kas awal, serta dukungan otorisasi secara cermat dan penuh tanggung jawab sebelum layanan perbankan dibuka demi kenyamanan nasabah dan kelancaran tim.</w:t>
      </w:r>
    </w:p>
    <w:tbl>
      <w:tblPr>
        <w:tblStyle w:val="Table1"/>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dan mengidentifikasi daftar ceklist persiapan operasional awal hari (sistem aplikasi digital yang akan digunakan, fisik peralatan, dan kelengkapan administrasi).</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35">
            <w:pPr>
              <w:numPr>
                <w:ilvl w:val="0"/>
                <w:numId w:val="13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memeriksa kembali kesiapan alat kerja, formulir, dan sistem dengan teliti sebelum jam pelayanan dimulai.</w:t>
            </w:r>
            <w:r w:rsidDel="00000000" w:rsidR="00000000" w:rsidRPr="00000000">
              <w:rPr>
                <w:rtl w:val="0"/>
              </w:rPr>
            </w:r>
          </w:p>
          <w:p w:rsidR="00000000" w:rsidDel="00000000" w:rsidP="00000000" w:rsidRDefault="00000000" w:rsidRPr="00000000" w14:paraId="00000036">
            <w:pPr>
              <w:numPr>
                <w:ilvl w:val="0"/>
                <w:numId w:val="13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memastikan area kerja bersih, aman, dan nyaman sesuai standar lingkungan kerja yang sehat.</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dan menjalankan prosedur pembukaan kas/sistem serta penyiapan sarana kerja sesuai Petunjuk Operasional Standar (SOP).</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3A">
            <w:pPr>
              <w:numPr>
                <w:ilvl w:val="0"/>
                <w:numId w:val="13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melakukan login sistem dan verifikasi kas awal secara presisi sambil memastikan perangkat pendukung berfungsi baik.</w:t>
            </w:r>
            <w:r w:rsidDel="00000000" w:rsidR="00000000" w:rsidRPr="00000000">
              <w:rPr>
                <w:rtl w:val="0"/>
              </w:rPr>
            </w:r>
          </w:p>
          <w:p w:rsidR="00000000" w:rsidDel="00000000" w:rsidP="00000000" w:rsidRDefault="00000000" w:rsidRPr="00000000" w14:paraId="0000003B">
            <w:pPr>
              <w:numPr>
                <w:ilvl w:val="0"/>
                <w:numId w:val="13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menata meja kerja/</w:t>
            </w:r>
            <w:r w:rsidDel="00000000" w:rsidR="00000000" w:rsidRPr="00000000">
              <w:rPr>
                <w:rFonts w:ascii="Calibri" w:cs="Calibri" w:eastAsia="Calibri" w:hAnsi="Calibri"/>
                <w:i w:val="1"/>
                <w:iCs w:val="1"/>
                <w:rtl w:val="0"/>
              </w:rPr>
              <w:t xml:space="preserve">counter</w:t>
            </w:r>
            <w:r w:rsidDel="00000000" w:rsidR="00000000" w:rsidRPr="00000000">
              <w:rPr>
                <w:rFonts w:ascii="Calibri" w:cs="Calibri" w:eastAsia="Calibri" w:hAnsi="Calibri"/>
                <w:rtl w:val="0"/>
              </w:rPr>
              <w:t xml:space="preserve"> secara rapi dan ramah menyambut kedatangan nasabah pertama.</w:t>
            </w:r>
            <w:r w:rsidDel="00000000" w:rsidR="00000000" w:rsidRPr="00000000">
              <w:rPr>
                <w:rtl w:val="0"/>
              </w:rPr>
            </w:r>
          </w:p>
          <w:p w:rsidR="00000000" w:rsidDel="00000000" w:rsidP="00000000" w:rsidRDefault="00000000" w:rsidRPr="00000000" w14:paraId="0000003C">
            <w:pPr>
              <w:numPr>
                <w:ilvl w:val="0"/>
                <w:numId w:val="13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berkomunikasi secara aktif dengan rekan sejawat dan atasannya untuk memastikan kesiapan bersama sebelum pintu layanan dibuka.</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seluruh tahapan proses awal hari secara mandiri, tepat waktu, dan meminimalkan potensi kendala teknis operasional.</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40">
            <w:pPr>
              <w:numPr>
                <w:ilvl w:val="0"/>
                <w:numId w:val="14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menyelesaikan seluruh persiapan awal hari secara mandiri, tenang, dan tepat waktu tanpa harus ditegur.</w:t>
            </w:r>
            <w:r w:rsidDel="00000000" w:rsidR="00000000" w:rsidRPr="00000000">
              <w:rPr>
                <w:rtl w:val="0"/>
              </w:rPr>
            </w:r>
          </w:p>
          <w:p w:rsidR="00000000" w:rsidDel="00000000" w:rsidP="00000000" w:rsidRDefault="00000000" w:rsidRPr="00000000" w14:paraId="00000041">
            <w:pPr>
              <w:numPr>
                <w:ilvl w:val="0"/>
                <w:numId w:val="14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menangani kendala teknis atau selisih administrasi ringan secara mandiri sesuai batas kewenangan.</w:t>
            </w:r>
            <w:r w:rsidDel="00000000" w:rsidR="00000000" w:rsidRPr="00000000">
              <w:rPr>
                <w:rtl w:val="0"/>
              </w:rPr>
            </w:r>
          </w:p>
          <w:p w:rsidR="00000000" w:rsidDel="00000000" w:rsidP="00000000" w:rsidRDefault="00000000" w:rsidRPr="00000000" w14:paraId="00000042">
            <w:pPr>
              <w:numPr>
                <w:ilvl w:val="0"/>
                <w:numId w:val="14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membimbing dan membantu rekan tim yang mengalami kesulitan teknis saat persiapan awal hari.</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dan mengevaluasi efisiensi proses awal hari serta mengkoordinasikan kelancaran kesiapan seluruh unit operasional pelayanan.</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46">
            <w:pPr>
              <w:numPr>
                <w:ilvl w:val="0"/>
                <w:numId w:val="15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dan menyajikan pola kendala yang sering berulang di awal hari dan menyiapkan tindakan pencegahan dan berkoordinasi dengan unit kerja terkait agar operasional tidak terganggu.</w:t>
            </w:r>
            <w:r w:rsidDel="00000000" w:rsidR="00000000" w:rsidRPr="00000000">
              <w:rPr>
                <w:rtl w:val="0"/>
              </w:rPr>
            </w:r>
          </w:p>
          <w:p w:rsidR="00000000" w:rsidDel="00000000" w:rsidP="00000000" w:rsidRDefault="00000000" w:rsidRPr="00000000" w14:paraId="00000047">
            <w:pPr>
              <w:numPr>
                <w:ilvl w:val="0"/>
                <w:numId w:val="15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menyapa dan memberikan arahan singkat (</w:t>
            </w:r>
            <w:r w:rsidDel="00000000" w:rsidR="00000000" w:rsidRPr="00000000">
              <w:rPr>
                <w:rFonts w:ascii="Calibri" w:cs="Calibri" w:eastAsia="Calibri" w:hAnsi="Calibri"/>
                <w:i w:val="1"/>
                <w:iCs w:val="1"/>
                <w:rtl w:val="0"/>
              </w:rPr>
              <w:t xml:space="preserve">briefing</w:t>
            </w:r>
            <w:r w:rsidDel="00000000" w:rsidR="00000000" w:rsidRPr="00000000">
              <w:rPr>
                <w:rFonts w:ascii="Calibri" w:cs="Calibri" w:eastAsia="Calibri" w:hAnsi="Calibri"/>
                <w:rtl w:val="0"/>
              </w:rPr>
              <w:t xml:space="preserve">) pagi kepada tim </w:t>
            </w:r>
            <w:r w:rsidDel="00000000" w:rsidR="00000000" w:rsidRPr="00000000">
              <w:rPr>
                <w:rFonts w:ascii="Calibri" w:cs="Calibri" w:eastAsia="Calibri" w:hAnsi="Calibri"/>
                <w:i w:val="1"/>
                <w:iCs w:val="1"/>
                <w:rtl w:val="0"/>
              </w:rPr>
              <w:t xml:space="preserve">frontline</w:t>
            </w:r>
            <w:r w:rsidDel="00000000" w:rsidR="00000000" w:rsidRPr="00000000">
              <w:rPr>
                <w:rFonts w:ascii="Calibri" w:cs="Calibri" w:eastAsia="Calibri" w:hAnsi="Calibri"/>
                <w:rtl w:val="0"/>
              </w:rPr>
              <w:t xml:space="preserve"> dengan penuh semangat dan empati.</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dan menyempurnakan standar/ SOP proses awal hari yang adaptif terhadap digitalisasi dan integrasi sistem perbankan.</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4B">
            <w:pPr>
              <w:numPr>
                <w:ilvl w:val="0"/>
                <w:numId w:val="154"/>
              </w:numPr>
              <w:pBdr>
                <w:top w:space="0" w:sz="0" w:val="nil"/>
                <w:left w:space="0" w:sz="0" w:val="nil"/>
                <w:bottom w:space="0" w:sz="0" w:val="nil"/>
                <w:right w:space="0" w:sz="0" w:val="nil"/>
                <w:between w:space="0" w:sz="0" w:val="nil"/>
              </w:pBdr>
              <w:spacing w:after="120" w:line="240" w:lineRule="auto"/>
              <w:ind w:left="300" w:hanging="357"/>
              <w:rPr/>
            </w:pPr>
            <w:r w:rsidDel="00000000" w:rsidR="00000000" w:rsidRPr="00000000">
              <w:rPr>
                <w:rFonts w:ascii="Calibri" w:cs="Calibri" w:eastAsia="Calibri" w:hAnsi="Calibri"/>
                <w:rtl w:val="0"/>
              </w:rPr>
              <w:t xml:space="preserve">Mampu merancang alur kerja awal hari yang lebih ringkas dan cerdas (</w:t>
            </w:r>
            <w:r w:rsidDel="00000000" w:rsidR="00000000" w:rsidRPr="00000000">
              <w:rPr>
                <w:rFonts w:ascii="Calibri" w:cs="Calibri" w:eastAsia="Calibri" w:hAnsi="Calibri"/>
                <w:i w:val="1"/>
                <w:iCs w:val="1"/>
                <w:rtl w:val="0"/>
              </w:rPr>
              <w:t xml:space="preserve">smart workflow</w:t>
            </w:r>
            <w:r w:rsidDel="00000000" w:rsidR="00000000" w:rsidRPr="00000000">
              <w:rPr>
                <w:rFonts w:ascii="Calibri" w:cs="Calibri" w:eastAsia="Calibri" w:hAnsi="Calibri"/>
                <w:rtl w:val="0"/>
              </w:rPr>
              <w:t xml:space="preserve">) tanpa mengabaikan aspek keamanan.</w:t>
            </w:r>
            <w:r w:rsidDel="00000000" w:rsidR="00000000" w:rsidRPr="00000000">
              <w:rPr>
                <w:rtl w:val="0"/>
              </w:rPr>
            </w:r>
          </w:p>
          <w:p w:rsidR="00000000" w:rsidDel="00000000" w:rsidP="00000000" w:rsidRDefault="00000000" w:rsidRPr="00000000" w14:paraId="0000004C">
            <w:pPr>
              <w:numPr>
                <w:ilvl w:val="0"/>
                <w:numId w:val="154"/>
              </w:numPr>
              <w:pBdr>
                <w:top w:space="0" w:sz="0" w:val="nil"/>
                <w:left w:space="0" w:sz="0" w:val="nil"/>
                <w:bottom w:space="0" w:sz="0" w:val="nil"/>
                <w:right w:space="0" w:sz="0" w:val="nil"/>
                <w:between w:space="0" w:sz="0" w:val="nil"/>
              </w:pBdr>
              <w:spacing w:after="120" w:line="240" w:lineRule="auto"/>
              <w:ind w:left="300" w:hanging="357"/>
              <w:rPr/>
            </w:pPr>
            <w:r w:rsidDel="00000000" w:rsidR="00000000" w:rsidRPr="00000000">
              <w:rPr>
                <w:rFonts w:ascii="Calibri" w:cs="Calibri" w:eastAsia="Calibri" w:hAnsi="Calibri"/>
                <w:rtl w:val="0"/>
              </w:rPr>
              <w:t xml:space="preserve">Mampu membangun budaya disiplin dan kesiapan kerja yang positif di seluruh unit operasional (Kantor Cabang, Kantor Capem, dan Kantor Fungsional).</w:t>
            </w:r>
            <w:r w:rsidDel="00000000" w:rsidR="00000000" w:rsidRPr="00000000">
              <w:rPr>
                <w:rtl w:val="0"/>
              </w:rPr>
            </w:r>
          </w:p>
          <w:p w:rsidR="00000000" w:rsidDel="00000000" w:rsidP="00000000" w:rsidRDefault="00000000" w:rsidRPr="00000000" w14:paraId="0000004D">
            <w:pPr>
              <w:numPr>
                <w:ilvl w:val="0"/>
                <w:numId w:val="154"/>
              </w:numPr>
              <w:pBdr>
                <w:top w:space="0" w:sz="0" w:val="nil"/>
                <w:left w:space="0" w:sz="0" w:val="nil"/>
                <w:bottom w:space="0" w:sz="0" w:val="nil"/>
                <w:right w:space="0" w:sz="0" w:val="nil"/>
                <w:between w:space="0" w:sz="0" w:val="nil"/>
              </w:pBdr>
              <w:spacing w:after="120" w:line="240" w:lineRule="auto"/>
              <w:ind w:left="300" w:hanging="357"/>
              <w:rPr/>
            </w:pPr>
            <w:r w:rsidDel="00000000" w:rsidR="00000000" w:rsidRPr="00000000">
              <w:rPr>
                <w:rFonts w:ascii="Calibri" w:cs="Calibri" w:eastAsia="Calibri" w:hAnsi="Calibri"/>
                <w:rtl w:val="0"/>
              </w:rPr>
              <w:t xml:space="preserve">Mampu membimbing cabang lain dalam mengadopsi praktik terbaik kesiapan awal hari yang ramah teknologi.</w:t>
            </w:r>
            <w:r w:rsidDel="00000000" w:rsidR="00000000" w:rsidRPr="00000000">
              <w:rPr>
                <w:rtl w:val="0"/>
              </w:rPr>
            </w:r>
          </w:p>
        </w:tc>
      </w:tr>
    </w:tbl>
    <w:p w:rsidR="00000000" w:rsidDel="00000000" w:rsidP="00000000" w:rsidRDefault="00000000" w:rsidRPr="00000000" w14:paraId="0000004E">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(SBT-02) Melakukan Proses Akhir Hari</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melakukan penutupan transaksi harian, rekonsiliasi kas dan dokumen, </w:t>
      </w:r>
      <w:r w:rsidDel="00000000" w:rsidR="00000000" w:rsidRPr="00000000">
        <w:rPr>
          <w:rFonts w:ascii="Calibri" w:cs="Calibri" w:eastAsia="Calibri" w:hAnsi="Calibri"/>
          <w:i w:val="1"/>
          <w:iCs w:val="1"/>
          <w:rtl w:val="0"/>
        </w:rPr>
        <w:t xml:space="preserve">balancing system</w:t>
      </w:r>
      <w:r w:rsidDel="00000000" w:rsidR="00000000" w:rsidRPr="00000000">
        <w:rPr>
          <w:rFonts w:ascii="Calibri" w:cs="Calibri" w:eastAsia="Calibri" w:hAnsi="Calibri"/>
          <w:rtl w:val="0"/>
        </w:rPr>
        <w:t xml:space="preserve">, serta pengarsipan secara akurat dan penuh integritas di akhir hari kerja.</w:t>
      </w:r>
    </w:p>
    <w:tbl>
      <w:tblPr>
        <w:tblStyle w:val="Table2"/>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dan mengidentifikasi dokumen transaksi serta langkah-langkah dasar penutupan operasional harian.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53">
            <w:pPr>
              <w:numPr>
                <w:ilvl w:val="0"/>
                <w:numId w:val="15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mengumpulkan dan memilah berkas transaksi serta formulir transaksi harian dengan rapi dan terstruktur.</w:t>
            </w:r>
            <w:r w:rsidDel="00000000" w:rsidR="00000000" w:rsidRPr="00000000">
              <w:rPr>
                <w:rtl w:val="0"/>
              </w:rPr>
            </w:r>
          </w:p>
          <w:p w:rsidR="00000000" w:rsidDel="00000000" w:rsidP="00000000" w:rsidRDefault="00000000" w:rsidRPr="00000000" w14:paraId="00000054">
            <w:pPr>
              <w:numPr>
                <w:ilvl w:val="0"/>
                <w:numId w:val="15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mengenali dan menyebutkan alur penyerahan sisa kas ke khazanah/kas utama sesuai dengan SOP.</w:t>
            </w:r>
            <w:r w:rsidDel="00000000" w:rsidR="00000000" w:rsidRPr="00000000">
              <w:rPr>
                <w:rtl w:val="0"/>
              </w:rPr>
            </w:r>
          </w:p>
          <w:p w:rsidR="00000000" w:rsidDel="00000000" w:rsidP="00000000" w:rsidRDefault="00000000" w:rsidRPr="00000000" w14:paraId="00000055">
            <w:pPr>
              <w:numPr>
                <w:ilvl w:val="0"/>
                <w:numId w:val="15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memastikan tidak ada dokumen nasabah yang tertinggal di area terbuka setelah operasional selesai.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alur perhitungan </w:t>
            </w:r>
            <w:r w:rsidDel="00000000" w:rsidR="00000000" w:rsidRPr="00000000">
              <w:rPr>
                <w:rFonts w:ascii="Calibri" w:cs="Calibri" w:eastAsia="Calibri" w:hAnsi="Calibri"/>
                <w:i w:val="1"/>
                <w:iCs w:val="1"/>
                <w:rtl w:val="0"/>
              </w:rPr>
              <w:t xml:space="preserve">balancing</w:t>
            </w:r>
            <w:r w:rsidDel="00000000" w:rsidR="00000000" w:rsidRPr="00000000">
              <w:rPr>
                <w:rFonts w:ascii="Calibri" w:cs="Calibri" w:eastAsia="Calibri" w:hAnsi="Calibri"/>
                <w:rtl w:val="0"/>
              </w:rPr>
              <w:t xml:space="preserve"> kas dan rekonsiliasi transaksi harian sesuai ketentuan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59">
            <w:pPr>
              <w:numPr>
                <w:ilvl w:val="0"/>
                <w:numId w:val="15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menghitung fisik kas dan mencocokkannya dengan laporan sistem secara jujur dan teliti.</w:t>
            </w:r>
            <w:r w:rsidDel="00000000" w:rsidR="00000000" w:rsidRPr="00000000">
              <w:rPr>
                <w:rtl w:val="0"/>
              </w:rPr>
            </w:r>
          </w:p>
          <w:p w:rsidR="00000000" w:rsidDel="00000000" w:rsidP="00000000" w:rsidRDefault="00000000" w:rsidRPr="00000000" w14:paraId="0000005A">
            <w:pPr>
              <w:numPr>
                <w:ilvl w:val="0"/>
                <w:numId w:val="15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bundel dokumen transaksi harian dengan tertib untuk memudahkan proses audit/penelusuran di kemudian hari.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Menerapkan prosedur penutupan akhir hari secara mandiri dan akurat (</w:t>
            </w:r>
            <w:r w:rsidDel="00000000" w:rsidR="00000000" w:rsidRPr="00000000">
              <w:rPr>
                <w:rFonts w:ascii="Calibri" w:cs="Calibri" w:eastAsia="Calibri" w:hAnsi="Calibri"/>
                <w:i w:val="1"/>
                <w:iCs w:val="1"/>
                <w:rtl w:val="0"/>
              </w:rPr>
              <w:t xml:space="preserve">balance</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5E">
            <w:pPr>
              <w:numPr>
                <w:ilvl w:val="0"/>
                <w:numId w:val="1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menuntaskan </w:t>
            </w:r>
            <w:r w:rsidDel="00000000" w:rsidR="00000000" w:rsidRPr="00000000">
              <w:rPr>
                <w:rFonts w:ascii="Calibri" w:cs="Calibri" w:eastAsia="Calibri" w:hAnsi="Calibri"/>
                <w:i w:val="1"/>
                <w:iCs w:val="1"/>
                <w:rtl w:val="0"/>
              </w:rPr>
              <w:t xml:space="preserve">day-end process</w:t>
            </w:r>
            <w:r w:rsidDel="00000000" w:rsidR="00000000" w:rsidRPr="00000000">
              <w:rPr>
                <w:rFonts w:ascii="Calibri" w:cs="Calibri" w:eastAsia="Calibri" w:hAnsi="Calibri"/>
                <w:rtl w:val="0"/>
              </w:rPr>
              <w:t xml:space="preserve"> pada sistem core banking dengan tingkat akurasi tinggi (</w:t>
            </w:r>
            <w:r w:rsidDel="00000000" w:rsidR="00000000" w:rsidRPr="00000000">
              <w:rPr>
                <w:rFonts w:ascii="Calibri" w:cs="Calibri" w:eastAsia="Calibri" w:hAnsi="Calibri"/>
                <w:i w:val="1"/>
                <w:iCs w:val="1"/>
                <w:rtl w:val="0"/>
              </w:rPr>
              <w:t xml:space="preserve">zero</w:t>
            </w:r>
            <w:r w:rsidDel="00000000" w:rsidR="00000000" w:rsidRPr="00000000">
              <w:rPr>
                <w:rFonts w:ascii="Calibri" w:cs="Calibri" w:eastAsia="Calibri" w:hAnsi="Calibri"/>
                <w:rtl w:val="0"/>
              </w:rPr>
              <w:t xml:space="preserve"> selisih).</w:t>
            </w:r>
            <w:r w:rsidDel="00000000" w:rsidR="00000000" w:rsidRPr="00000000">
              <w:rPr>
                <w:rtl w:val="0"/>
              </w:rPr>
            </w:r>
          </w:p>
          <w:p w:rsidR="00000000" w:rsidDel="00000000" w:rsidP="00000000" w:rsidRDefault="00000000" w:rsidRPr="00000000" w14:paraId="0000005F">
            <w:pPr>
              <w:numPr>
                <w:ilvl w:val="0"/>
                <w:numId w:val="1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melakukan penguncian dan penyimpanan sarana kerja serta dokumen sensitif sesuai dengan SOP.</w:t>
            </w:r>
          </w:p>
          <w:p w:rsidR="00000000" w:rsidDel="00000000" w:rsidP="00000000" w:rsidRDefault="00000000" w:rsidRPr="00000000" w14:paraId="00000060">
            <w:pPr>
              <w:numPr>
                <w:ilvl w:val="0"/>
                <w:numId w:val="1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menyampaikan laporan penutupan harian kepada atasan dengan transparan dan jelas.</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Menganalisis dan menelusuri penyebab terjadinya selisih (</w:t>
            </w:r>
            <w:r w:rsidDel="00000000" w:rsidR="00000000" w:rsidRPr="00000000">
              <w:rPr>
                <w:rFonts w:ascii="Calibri" w:cs="Calibri" w:eastAsia="Calibri" w:hAnsi="Calibri"/>
                <w:i w:val="1"/>
                <w:iCs w:val="1"/>
                <w:rtl w:val="0"/>
              </w:rPr>
              <w:t xml:space="preserve">under/over</w:t>
            </w:r>
            <w:r w:rsidDel="00000000" w:rsidR="00000000" w:rsidRPr="00000000">
              <w:rPr>
                <w:rFonts w:ascii="Calibri" w:cs="Calibri" w:eastAsia="Calibri" w:hAnsi="Calibri"/>
                <w:rtl w:val="0"/>
              </w:rPr>
              <w:t xml:space="preserve">) transaksi serta mengevaluasi kerapian pengarsipan akhir hari.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64">
            <w:pPr>
              <w:numPr>
                <w:ilvl w:val="0"/>
                <w:numId w:val="1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mendampingi staf secara tenang dan sistematis saat melakukan penelusuran (</w:t>
            </w:r>
            <w:r w:rsidDel="00000000" w:rsidR="00000000" w:rsidRPr="00000000">
              <w:rPr>
                <w:rFonts w:ascii="Calibri" w:cs="Calibri" w:eastAsia="Calibri" w:hAnsi="Calibri"/>
                <w:i w:val="1"/>
                <w:iCs w:val="1"/>
                <w:rtl w:val="0"/>
              </w:rPr>
              <w:t xml:space="preserve">tracking</w:t>
            </w:r>
            <w:r w:rsidDel="00000000" w:rsidR="00000000" w:rsidRPr="00000000">
              <w:rPr>
                <w:rFonts w:ascii="Calibri" w:cs="Calibri" w:eastAsia="Calibri" w:hAnsi="Calibri"/>
                <w:rtl w:val="0"/>
              </w:rPr>
              <w:t xml:space="preserve">) jika terjadi selisih kas.</w:t>
            </w:r>
            <w:r w:rsidDel="00000000" w:rsidR="00000000" w:rsidRPr="00000000">
              <w:rPr>
                <w:rtl w:val="0"/>
              </w:rPr>
            </w:r>
          </w:p>
          <w:p w:rsidR="00000000" w:rsidDel="00000000" w:rsidP="00000000" w:rsidRDefault="00000000" w:rsidRPr="00000000" w14:paraId="00000065">
            <w:pPr>
              <w:numPr>
                <w:ilvl w:val="0"/>
                <w:numId w:val="1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dan menyajikan akar penyebab kekeliruan pencatatan harian untuk memberikan saran perbaikan langsung pada anggota tim.</w:t>
            </w:r>
            <w:r w:rsidDel="00000000" w:rsidR="00000000" w:rsidRPr="00000000">
              <w:rPr>
                <w:rtl w:val="0"/>
              </w:rPr>
            </w:r>
          </w:p>
          <w:p w:rsidR="00000000" w:rsidDel="00000000" w:rsidP="00000000" w:rsidRDefault="00000000" w:rsidRPr="00000000" w14:paraId="00000066">
            <w:pPr>
              <w:numPr>
                <w:ilvl w:val="0"/>
                <w:numId w:val="1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memastikan seluruh proses akhir hari di unitnya berjalan mematuhi prinsip kehati-hatian (</w:t>
            </w:r>
            <w:r w:rsidDel="00000000" w:rsidR="00000000" w:rsidRPr="00000000">
              <w:rPr>
                <w:rFonts w:ascii="Calibri" w:cs="Calibri" w:eastAsia="Calibri" w:hAnsi="Calibri"/>
                <w:i w:val="1"/>
                <w:iCs w:val="1"/>
                <w:rtl w:val="0"/>
              </w:rPr>
              <w:t xml:space="preserve">prudential banking</w:t>
            </w:r>
            <w:r w:rsidDel="00000000" w:rsidR="00000000" w:rsidRPr="00000000">
              <w:rPr>
                <w:rFonts w:ascii="Calibri" w:cs="Calibri" w:eastAsia="Calibri" w:hAnsi="Calibri"/>
                <w:rtl w:val="0"/>
              </w:rPr>
              <w:t xml:space="preserv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Merancang strategi optimalisasi prosedur </w:t>
            </w:r>
            <w:r w:rsidDel="00000000" w:rsidR="00000000" w:rsidRPr="00000000">
              <w:rPr>
                <w:rFonts w:ascii="Calibri" w:cs="Calibri" w:eastAsia="Calibri" w:hAnsi="Calibri"/>
                <w:i w:val="1"/>
                <w:iCs w:val="1"/>
                <w:rtl w:val="0"/>
              </w:rPr>
              <w:t xml:space="preserve">day-end processing</w:t>
            </w:r>
            <w:r w:rsidDel="00000000" w:rsidR="00000000" w:rsidRPr="00000000">
              <w:rPr>
                <w:rFonts w:ascii="Calibri" w:cs="Calibri" w:eastAsia="Calibri" w:hAnsi="Calibri"/>
                <w:rtl w:val="0"/>
              </w:rPr>
              <w:t xml:space="preserve"> dan mengintegrasikan ke dalam sistem.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6A">
            <w:pPr>
              <w:numPr>
                <w:ilvl w:val="0"/>
                <w:numId w:val="15"/>
              </w:numPr>
              <w:spacing w:after="120" w:line="240" w:lineRule="auto"/>
              <w:ind w:left="302" w:hanging="360"/>
              <w:rPr/>
            </w:pPr>
            <w:r w:rsidDel="00000000" w:rsidR="00000000" w:rsidRPr="00000000">
              <w:rPr>
                <w:rFonts w:ascii="Calibri" w:cs="Calibri" w:eastAsia="Calibri" w:hAnsi="Calibri"/>
                <w:rtl w:val="0"/>
              </w:rPr>
              <w:t xml:space="preserve">Mampu merumuskan inovasi/perbaikan sistem proses penutupan harian yang dapat memangkas waktu lembur tim tanpa mengurangi ketelitian kontrol.</w:t>
            </w:r>
            <w:r w:rsidDel="00000000" w:rsidR="00000000" w:rsidRPr="00000000">
              <w:rPr>
                <w:rtl w:val="0"/>
              </w:rPr>
            </w:r>
          </w:p>
          <w:p w:rsidR="00000000" w:rsidDel="00000000" w:rsidP="00000000" w:rsidRDefault="00000000" w:rsidRPr="00000000" w14:paraId="0000006B">
            <w:pPr>
              <w:numPr>
                <w:ilvl w:val="0"/>
                <w:numId w:val="15"/>
              </w:numPr>
              <w:spacing w:after="120" w:line="240" w:lineRule="auto"/>
              <w:ind w:left="302" w:hanging="360"/>
              <w:rPr/>
            </w:pPr>
            <w:r w:rsidDel="00000000" w:rsidR="00000000" w:rsidRPr="00000000">
              <w:rPr>
                <w:rFonts w:ascii="Calibri" w:cs="Calibri" w:eastAsia="Calibri" w:hAnsi="Calibri"/>
                <w:rtl w:val="0"/>
              </w:rPr>
              <w:t xml:space="preserve">Mampu menjadi rujukan utama dan pengambil keputusan yang bijak saat terjadi permasalahan rekonsiliasi akhir hari yang kompleks.</w:t>
            </w:r>
            <w:r w:rsidDel="00000000" w:rsidR="00000000" w:rsidRPr="00000000">
              <w:rPr>
                <w:rtl w:val="0"/>
              </w:rPr>
            </w:r>
          </w:p>
        </w:tc>
      </w:tr>
    </w:tbl>
    <w:p w:rsidR="00000000" w:rsidDel="00000000" w:rsidP="00000000" w:rsidRDefault="00000000" w:rsidRPr="00000000" w14:paraId="0000006C">
      <w:pPr>
        <w:pStyle w:val="Heading2"/>
        <w:spacing w:after="80" w:before="360" w:line="300" w:lineRule="auto"/>
        <w:rPr>
          <w:rFonts w:ascii="Calibri" w:cs="Calibri" w:eastAsia="Calibri" w:hAnsi="Calibri"/>
          <w:color w:val="274e13"/>
          <w:sz w:val="16"/>
          <w:szCs w:val="16"/>
        </w:rPr>
      </w:pPr>
      <w:r w:rsidDel="00000000" w:rsidR="00000000" w:rsidRPr="00000000">
        <w:rPr>
          <w:rtl w:val="0"/>
        </w:rPr>
      </w:r>
    </w:p>
    <w:p w:rsidR="00000000" w:rsidDel="00000000" w:rsidP="00000000" w:rsidRDefault="00000000" w:rsidRPr="00000000" w14:paraId="0000006D">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(SBT-03) Melakukan Transaksi dengan Nasabah</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mengeksekusi transaksi penerimaan dan penyerahan uang tunai/non-tunai secara cermat, jujur, cepat, dan ramah sesuai batas wewenang dan SOP yang berlaku.</w:t>
      </w:r>
    </w:p>
    <w:tbl>
      <w:tblPr>
        <w:tblStyle w:val="Table3"/>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denominasi mata uang, keaslian uang, serta jenis-jenis transaksi </w:t>
            </w:r>
            <w:r w:rsidDel="00000000" w:rsidR="00000000" w:rsidRPr="00000000">
              <w:rPr>
                <w:rFonts w:ascii="Calibri" w:cs="Calibri" w:eastAsia="Calibri" w:hAnsi="Calibri"/>
                <w:i w:val="1"/>
                <w:iCs w:val="1"/>
                <w:rtl w:val="0"/>
              </w:rPr>
              <w:t xml:space="preserve">teller</w:t>
            </w:r>
            <w:r w:rsidDel="00000000" w:rsidR="00000000" w:rsidRPr="00000000">
              <w:rPr>
                <w:rFonts w:ascii="Calibri" w:cs="Calibri" w:eastAsia="Calibri" w:hAnsi="Calibri"/>
                <w:rtl w:val="0"/>
              </w:rPr>
              <w:t xml:space="preserve"> standar.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72">
            <w:pPr>
              <w:numPr>
                <w:ilvl w:val="0"/>
                <w:numId w:val="16"/>
              </w:numPr>
              <w:spacing w:after="120" w:line="240" w:lineRule="auto"/>
              <w:ind w:left="302" w:hanging="360"/>
              <w:rPr/>
            </w:pPr>
            <w:r w:rsidDel="00000000" w:rsidR="00000000" w:rsidRPr="00000000">
              <w:rPr>
                <w:rFonts w:ascii="Calibri" w:cs="Calibri" w:eastAsia="Calibri" w:hAnsi="Calibri"/>
                <w:rtl w:val="0"/>
              </w:rPr>
              <w:t xml:space="preserve">Mampu memeriksa keaslian uang tunai dengan teliti menggunakan SOP terkait (dilihat, diraba, diterawang) dan alat pembantu tanpa membuat nasabah merasa dicurigai.</w:t>
            </w:r>
            <w:r w:rsidDel="00000000" w:rsidR="00000000" w:rsidRPr="00000000">
              <w:rPr>
                <w:rtl w:val="0"/>
              </w:rPr>
            </w:r>
          </w:p>
          <w:p w:rsidR="00000000" w:rsidDel="00000000" w:rsidP="00000000" w:rsidRDefault="00000000" w:rsidRPr="00000000" w14:paraId="00000073">
            <w:pPr>
              <w:numPr>
                <w:ilvl w:val="0"/>
                <w:numId w:val="16"/>
              </w:numPr>
              <w:spacing w:after="120" w:line="240" w:lineRule="auto"/>
              <w:ind w:left="302" w:hanging="360"/>
              <w:rPr/>
            </w:pPr>
            <w:r w:rsidDel="00000000" w:rsidR="00000000" w:rsidRPr="00000000">
              <w:rPr>
                <w:rFonts w:ascii="Calibri" w:cs="Calibri" w:eastAsia="Calibri" w:hAnsi="Calibri"/>
                <w:rtl w:val="0"/>
              </w:rPr>
              <w:t xml:space="preserve">Mampu mengenali dan menyebutkan berbagai jenis slip transaksi perbankan dan kegunaannya dengan baik.</w:t>
            </w:r>
            <w:r w:rsidDel="00000000" w:rsidR="00000000" w:rsidRPr="00000000">
              <w:rPr>
                <w:rtl w:val="0"/>
              </w:rPr>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tata cara verifikasi identitas, keabsahan tanda tangan, serta alur otorisasi transaksi nasabah.</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77">
            <w:pPr>
              <w:numPr>
                <w:ilvl w:val="0"/>
                <w:numId w:val="17"/>
              </w:numPr>
              <w:spacing w:after="120" w:line="240" w:lineRule="auto"/>
              <w:ind w:left="302" w:hanging="360"/>
              <w:rPr/>
            </w:pPr>
            <w:r w:rsidDel="00000000" w:rsidR="00000000" w:rsidRPr="00000000">
              <w:rPr>
                <w:rFonts w:ascii="Calibri" w:cs="Calibri" w:eastAsia="Calibri" w:hAnsi="Calibri"/>
                <w:rtl w:val="0"/>
              </w:rPr>
              <w:t xml:space="preserve">Mampu memeriksa kesesuaian tanda tangan dan identitas nasabah secara cermat dan tepat namun tetap sopan.</w:t>
            </w:r>
            <w:r w:rsidDel="00000000" w:rsidR="00000000" w:rsidRPr="00000000">
              <w:rPr>
                <w:rtl w:val="0"/>
              </w:rPr>
            </w:r>
          </w:p>
          <w:p w:rsidR="00000000" w:rsidDel="00000000" w:rsidP="00000000" w:rsidRDefault="00000000" w:rsidRPr="00000000" w14:paraId="00000078">
            <w:pPr>
              <w:numPr>
                <w:ilvl w:val="0"/>
                <w:numId w:val="17"/>
              </w:numPr>
              <w:spacing w:after="120" w:line="240" w:lineRule="auto"/>
              <w:ind w:left="302" w:hanging="360"/>
              <w:rPr/>
            </w:pPr>
            <w:r w:rsidDel="00000000" w:rsidR="00000000" w:rsidRPr="00000000">
              <w:rPr>
                <w:rFonts w:ascii="Calibri" w:cs="Calibri" w:eastAsia="Calibri" w:hAnsi="Calibri"/>
                <w:rtl w:val="0"/>
              </w:rPr>
              <w:t xml:space="preserve">Mampu memproses pemindahan dana atau transaksi tunai nilai standar secara tepat dan tanpa kesalahan input.</w:t>
            </w:r>
            <w:r w:rsidDel="00000000" w:rsidR="00000000" w:rsidRPr="00000000">
              <w:rPr>
                <w:rtl w:val="0"/>
              </w:rPr>
            </w:r>
          </w:p>
          <w:p w:rsidR="00000000" w:rsidDel="00000000" w:rsidP="00000000" w:rsidRDefault="00000000" w:rsidRPr="00000000" w14:paraId="00000079">
            <w:pPr>
              <w:numPr>
                <w:ilvl w:val="0"/>
                <w:numId w:val="17"/>
              </w:numPr>
              <w:spacing w:after="120" w:line="240" w:lineRule="auto"/>
              <w:ind w:left="302" w:hanging="360"/>
              <w:rPr/>
            </w:pPr>
            <w:r w:rsidDel="00000000" w:rsidR="00000000" w:rsidRPr="00000000">
              <w:rPr>
                <w:rFonts w:ascii="Calibri" w:cs="Calibri" w:eastAsia="Calibri" w:hAnsi="Calibri"/>
                <w:rtl w:val="0"/>
              </w:rPr>
              <w:t xml:space="preserve">Mampu meminta otorisasi kepada atasan dengan </w:t>
            </w:r>
            <w:sdt>
              <w:sdtPr>
                <w:id w:val="1166929311"/>
                <w:tag w:val="goog_rdk_1"/>
              </w:sdtPr>
              <w:sdtContent>
                <w:commentRangeStart w:id="1"/>
              </w:sdtContent>
            </w:sdt>
            <w:r w:rsidDel="00000000" w:rsidR="00000000" w:rsidRPr="00000000">
              <w:rPr>
                <w:rFonts w:ascii="Calibri" w:cs="Calibri" w:eastAsia="Calibri" w:hAnsi="Calibri"/>
                <w:rtl w:val="0"/>
              </w:rPr>
              <w:t xml:space="preserve">informatif </w:t>
            </w:r>
            <w:commentRangeEnd w:id="1"/>
            <w:r w:rsidDel="00000000" w:rsidR="00000000" w:rsidRPr="00000000">
              <w:commentReference w:id="1"/>
            </w:r>
            <w:r w:rsidDel="00000000" w:rsidR="00000000" w:rsidRPr="00000000">
              <w:rPr>
                <w:rFonts w:ascii="Calibri" w:cs="Calibri" w:eastAsia="Calibri" w:hAnsi="Calibri"/>
                <w:rtl w:val="0"/>
              </w:rPr>
              <w:t xml:space="preserve">jika nilai transaksi melebihi limit kewenangannya.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standar pelayanan dan akurasi tinggi dalam pemrosesan transaksi keuangan nasabah berbagai denominasi.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7D">
            <w:pPr>
              <w:numPr>
                <w:ilvl w:val="0"/>
                <w:numId w:val="18"/>
              </w:numPr>
              <w:spacing w:after="120" w:line="240" w:lineRule="auto"/>
              <w:ind w:left="302" w:hanging="360"/>
              <w:rPr/>
            </w:pPr>
            <w:r w:rsidDel="00000000" w:rsidR="00000000" w:rsidRPr="00000000">
              <w:rPr>
                <w:rFonts w:ascii="Calibri" w:cs="Calibri" w:eastAsia="Calibri" w:hAnsi="Calibri"/>
                <w:rtl w:val="0"/>
              </w:rPr>
              <w:t xml:space="preserve">Mampu menghitung, menerima dan menyerahkan uang tunai di depan nasabah secara jelas, terbuka, dan sigap.</w:t>
            </w:r>
            <w:r w:rsidDel="00000000" w:rsidR="00000000" w:rsidRPr="00000000">
              <w:rPr>
                <w:rtl w:val="0"/>
              </w:rPr>
            </w:r>
          </w:p>
          <w:p w:rsidR="00000000" w:rsidDel="00000000" w:rsidP="00000000" w:rsidRDefault="00000000" w:rsidRPr="00000000" w14:paraId="0000007E">
            <w:pPr>
              <w:numPr>
                <w:ilvl w:val="0"/>
                <w:numId w:val="18"/>
              </w:numPr>
              <w:spacing w:after="120" w:line="240" w:lineRule="auto"/>
              <w:ind w:left="302" w:hanging="360"/>
              <w:rPr/>
            </w:pPr>
            <w:r w:rsidDel="00000000" w:rsidR="00000000" w:rsidRPr="00000000">
              <w:rPr>
                <w:rFonts w:ascii="Calibri" w:cs="Calibri" w:eastAsia="Calibri" w:hAnsi="Calibri"/>
                <w:rtl w:val="0"/>
              </w:rPr>
              <w:t xml:space="preserve">Mampu memproses transaksi yang rumit secara mandiri sesuai kewenangannya, fokus, dan tetap menjaga interaksi hangat dengan nasabah.</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potensi kecurangan (</w:t>
            </w:r>
            <w:r w:rsidDel="00000000" w:rsidR="00000000" w:rsidRPr="00000000">
              <w:rPr>
                <w:rFonts w:ascii="Calibri" w:cs="Calibri" w:eastAsia="Calibri" w:hAnsi="Calibri"/>
                <w:i w:val="1"/>
                <w:iCs w:val="1"/>
                <w:rtl w:val="0"/>
              </w:rPr>
              <w:t xml:space="preserve">fraud</w:t>
            </w:r>
            <w:r w:rsidDel="00000000" w:rsidR="00000000" w:rsidRPr="00000000">
              <w:rPr>
                <w:rFonts w:ascii="Calibri" w:cs="Calibri" w:eastAsia="Calibri" w:hAnsi="Calibri"/>
                <w:rtl w:val="0"/>
              </w:rPr>
              <w:t xml:space="preserve">), pencucian uang, dan ketidaksesuaian prosedur pada transaksi bernilai tinggi/ khusus.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82">
            <w:pPr>
              <w:numPr>
                <w:ilvl w:val="0"/>
                <w:numId w:val="19"/>
              </w:numPr>
              <w:spacing w:after="120" w:line="240" w:lineRule="auto"/>
              <w:ind w:left="302" w:hanging="360"/>
              <w:rPr/>
            </w:pPr>
            <w:r w:rsidDel="00000000" w:rsidR="00000000" w:rsidRPr="00000000">
              <w:rPr>
                <w:rFonts w:ascii="Calibri" w:cs="Calibri" w:eastAsia="Calibri" w:hAnsi="Calibri"/>
                <w:rtl w:val="0"/>
              </w:rPr>
              <w:t xml:space="preserve">Mampu mendeteksi kejanggalan dokumen, adanya indikasi uang palsu, atau pola transaksi yang mencurigakan (TKM).</w:t>
            </w:r>
            <w:r w:rsidDel="00000000" w:rsidR="00000000" w:rsidRPr="00000000">
              <w:rPr>
                <w:rtl w:val="0"/>
              </w:rPr>
            </w:r>
          </w:p>
          <w:p w:rsidR="00000000" w:rsidDel="00000000" w:rsidP="00000000" w:rsidRDefault="00000000" w:rsidRPr="00000000" w14:paraId="00000083">
            <w:pPr>
              <w:numPr>
                <w:ilvl w:val="0"/>
                <w:numId w:val="19"/>
              </w:numPr>
              <w:spacing w:after="120" w:line="240" w:lineRule="auto"/>
              <w:ind w:left="302" w:hanging="360"/>
              <w:rPr/>
            </w:pPr>
            <w:r w:rsidDel="00000000" w:rsidR="00000000" w:rsidRPr="00000000">
              <w:rPr>
                <w:rFonts w:ascii="Calibri" w:cs="Calibri" w:eastAsia="Calibri" w:hAnsi="Calibri"/>
                <w:rtl w:val="0"/>
              </w:rPr>
              <w:t xml:space="preserve">Mampu mengevaluasi dan menentukan transaksi bernilai tinggi sesuai regulasi tanpa mengganggu kenyamanan transaksi nasabah.</w:t>
            </w:r>
            <w:r w:rsidDel="00000000" w:rsidR="00000000" w:rsidRPr="00000000">
              <w:rPr>
                <w:rtl w:val="0"/>
              </w:rPr>
            </w:r>
          </w:p>
          <w:p w:rsidR="00000000" w:rsidDel="00000000" w:rsidP="00000000" w:rsidRDefault="00000000" w:rsidRPr="00000000" w14:paraId="00000084">
            <w:pPr>
              <w:numPr>
                <w:ilvl w:val="0"/>
                <w:numId w:val="19"/>
              </w:numPr>
              <w:spacing w:after="120" w:line="240" w:lineRule="auto"/>
              <w:ind w:left="302" w:hanging="360"/>
              <w:rPr/>
            </w:pPr>
            <w:r w:rsidDel="00000000" w:rsidR="00000000" w:rsidRPr="00000000">
              <w:rPr>
                <w:rFonts w:ascii="Calibri" w:cs="Calibri" w:eastAsia="Calibri" w:hAnsi="Calibri"/>
                <w:rtl w:val="0"/>
              </w:rPr>
              <w:t xml:space="preserve">Mampu memberikan rasa aman dan nyaman bagi nasabah saat memproses transaksi yang bernilai besar atau berisiko tinggi.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Mengembangkan strategi peningkatan akurasi transaksi dan pencegahan kecurangan (</w:t>
            </w:r>
            <w:r w:rsidDel="00000000" w:rsidR="00000000" w:rsidRPr="00000000">
              <w:rPr>
                <w:rFonts w:ascii="Calibri" w:cs="Calibri" w:eastAsia="Calibri" w:hAnsi="Calibri"/>
                <w:i w:val="1"/>
                <w:iCs w:val="1"/>
                <w:rtl w:val="0"/>
              </w:rPr>
              <w:t xml:space="preserve">fraud</w:t>
            </w:r>
            <w:r w:rsidDel="00000000" w:rsidR="00000000" w:rsidRPr="00000000">
              <w:rPr>
                <w:rFonts w:ascii="Calibri" w:cs="Calibri" w:eastAsia="Calibri" w:hAnsi="Calibri"/>
                <w:rtl w:val="0"/>
              </w:rPr>
              <w:t xml:space="preserve">), pencucian uang, dan ketidaksesuaian prosedur pada operasional </w:t>
            </w:r>
            <w:r w:rsidDel="00000000" w:rsidR="00000000" w:rsidRPr="00000000">
              <w:rPr>
                <w:rFonts w:ascii="Calibri" w:cs="Calibri" w:eastAsia="Calibri" w:hAnsi="Calibri"/>
                <w:i w:val="1"/>
                <w:iCs w:val="1"/>
                <w:rtl w:val="0"/>
              </w:rPr>
              <w:t xml:space="preserve">cash handling</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88">
            <w:pPr>
              <w:numPr>
                <w:ilvl w:val="0"/>
                <w:numId w:val="20"/>
              </w:numPr>
              <w:spacing w:after="100" w:line="240" w:lineRule="auto"/>
              <w:ind w:left="300" w:hanging="357"/>
              <w:rPr/>
            </w:pPr>
            <w:r w:rsidDel="00000000" w:rsidR="00000000" w:rsidRPr="00000000">
              <w:rPr>
                <w:rFonts w:ascii="Calibri" w:cs="Calibri" w:eastAsia="Calibri" w:hAnsi="Calibri"/>
                <w:rtl w:val="0"/>
              </w:rPr>
              <w:t xml:space="preserve">Mampu merancang mekanisme kontrol transaksi yang humanis namun ketat untuk memitigasi potensi </w:t>
            </w:r>
            <w:r w:rsidDel="00000000" w:rsidR="00000000" w:rsidRPr="00000000">
              <w:rPr>
                <w:rFonts w:ascii="Calibri" w:cs="Calibri" w:eastAsia="Calibri" w:hAnsi="Calibri"/>
                <w:i w:val="1"/>
                <w:iCs w:val="1"/>
                <w:rtl w:val="0"/>
              </w:rPr>
              <w:t xml:space="preserve">human error</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89">
            <w:pPr>
              <w:numPr>
                <w:ilvl w:val="0"/>
                <w:numId w:val="20"/>
              </w:numPr>
              <w:spacing w:after="100" w:line="240" w:lineRule="auto"/>
              <w:ind w:left="300" w:hanging="357"/>
              <w:rPr/>
            </w:pPr>
            <w:r w:rsidDel="00000000" w:rsidR="00000000" w:rsidRPr="00000000">
              <w:rPr>
                <w:rFonts w:ascii="Calibri" w:cs="Calibri" w:eastAsia="Calibri" w:hAnsi="Calibri"/>
                <w:rtl w:val="0"/>
              </w:rPr>
              <w:t xml:space="preserve">Mampu mendorong terciptanya budaya kerja </w:t>
            </w:r>
            <w:r w:rsidDel="00000000" w:rsidR="00000000" w:rsidRPr="00000000">
              <w:rPr>
                <w:rFonts w:ascii="Calibri" w:cs="Calibri" w:eastAsia="Calibri" w:hAnsi="Calibri"/>
                <w:i w:val="1"/>
                <w:iCs w:val="1"/>
                <w:rtl w:val="0"/>
              </w:rPr>
              <w:t xml:space="preserve">zero fraud</w:t>
            </w:r>
            <w:r w:rsidDel="00000000" w:rsidR="00000000" w:rsidRPr="00000000">
              <w:rPr>
                <w:rFonts w:ascii="Calibri" w:cs="Calibri" w:eastAsia="Calibri" w:hAnsi="Calibri"/>
                <w:rtl w:val="0"/>
              </w:rPr>
              <w:t xml:space="preserve"> di lingkungan operasional cabang.</w:t>
            </w:r>
            <w:r w:rsidDel="00000000" w:rsidR="00000000" w:rsidRPr="00000000">
              <w:rPr>
                <w:rtl w:val="0"/>
              </w:rPr>
            </w:r>
          </w:p>
          <w:p w:rsidR="00000000" w:rsidDel="00000000" w:rsidP="00000000" w:rsidRDefault="00000000" w:rsidRPr="00000000" w14:paraId="0000008A">
            <w:pPr>
              <w:numPr>
                <w:ilvl w:val="0"/>
                <w:numId w:val="20"/>
              </w:numPr>
              <w:spacing w:after="100" w:line="240" w:lineRule="auto"/>
              <w:ind w:left="300" w:hanging="357"/>
              <w:rPr/>
            </w:pPr>
            <w:r w:rsidDel="00000000" w:rsidR="00000000" w:rsidRPr="00000000">
              <w:rPr>
                <w:rFonts w:ascii="Calibri" w:cs="Calibri" w:eastAsia="Calibri" w:hAnsi="Calibri"/>
                <w:rtl w:val="0"/>
              </w:rPr>
              <w:t xml:space="preserve">Mampu menangani perselisihan hitung uang secara adil, objektif, dan dapat diterima oleh semua pihak.</w:t>
            </w:r>
            <w:r w:rsidDel="00000000" w:rsidR="00000000" w:rsidRPr="00000000">
              <w:rPr>
                <w:rtl w:val="0"/>
              </w:rPr>
            </w:r>
          </w:p>
        </w:tc>
      </w:tr>
    </w:tbl>
    <w:p w:rsidR="00000000" w:rsidDel="00000000" w:rsidP="00000000" w:rsidRDefault="00000000" w:rsidRPr="00000000" w14:paraId="0000008B">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(SBT-04) Melayani Transaksi Nasabah</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memberikan pelayanan operasional perbankan yang hangat, ramah, solutif sesuai dengan standar layanan yang berlaku (</w:t>
      </w:r>
      <w:r w:rsidDel="00000000" w:rsidR="00000000" w:rsidRPr="00000000">
        <w:rPr>
          <w:rFonts w:ascii="Calibri" w:cs="Calibri" w:eastAsia="Calibri" w:hAnsi="Calibri"/>
          <w:i w:val="1"/>
          <w:iCs w:val="1"/>
          <w:rtl w:val="0"/>
        </w:rPr>
        <w:t xml:space="preserve">Greeting &amp; Grooming</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dan efisien demi menghadirkan pengalaman positif bagi nasabah.</w:t>
      </w:r>
    </w:p>
    <w:tbl>
      <w:tblPr>
        <w:tblStyle w:val="Table4"/>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30"/>
        <w:gridCol w:w="6130"/>
        <w:tblGridChange w:id="0">
          <w:tblGrid>
            <w:gridCol w:w="3230"/>
            <w:gridCol w:w="613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standar greeting &amp; </w:t>
            </w:r>
            <w:r w:rsidDel="00000000" w:rsidR="00000000" w:rsidRPr="00000000">
              <w:rPr>
                <w:rFonts w:ascii="Calibri" w:cs="Calibri" w:eastAsia="Calibri" w:hAnsi="Calibri"/>
                <w:i w:val="1"/>
                <w:iCs w:val="1"/>
                <w:rtl w:val="0"/>
              </w:rPr>
              <w:t xml:space="preserve">grooming</w:t>
            </w:r>
            <w:r w:rsidDel="00000000" w:rsidR="00000000" w:rsidRPr="00000000">
              <w:rPr>
                <w:rFonts w:ascii="Calibri" w:cs="Calibri" w:eastAsia="Calibri" w:hAnsi="Calibri"/>
                <w:rtl w:val="0"/>
              </w:rPr>
              <w:t xml:space="preserve">, etika komunikasi, dan budaya layanan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90">
            <w:pPr>
              <w:numPr>
                <w:ilvl w:val="0"/>
                <w:numId w:val="148"/>
              </w:numPr>
              <w:spacing w:after="120" w:line="240" w:lineRule="auto"/>
              <w:ind w:left="302" w:hanging="360"/>
              <w:rPr/>
            </w:pPr>
            <w:r w:rsidDel="00000000" w:rsidR="00000000" w:rsidRPr="00000000">
              <w:rPr>
                <w:rFonts w:ascii="Calibri" w:cs="Calibri" w:eastAsia="Calibri" w:hAnsi="Calibri"/>
                <w:rtl w:val="0"/>
              </w:rPr>
              <w:t xml:space="preserve">Mampu berpenampilan rapi, bersih, dan bersikap sopan sesuai panduan etika layanan.</w:t>
            </w:r>
            <w:r w:rsidDel="00000000" w:rsidR="00000000" w:rsidRPr="00000000">
              <w:rPr>
                <w:rtl w:val="0"/>
              </w:rPr>
            </w:r>
          </w:p>
          <w:p w:rsidR="00000000" w:rsidDel="00000000" w:rsidP="00000000" w:rsidRDefault="00000000" w:rsidRPr="00000000" w14:paraId="00000091">
            <w:pPr>
              <w:numPr>
                <w:ilvl w:val="0"/>
                <w:numId w:val="148"/>
              </w:numPr>
              <w:spacing w:after="120" w:line="240" w:lineRule="auto"/>
              <w:ind w:left="302" w:hanging="360"/>
              <w:rPr/>
            </w:pPr>
            <w:r w:rsidDel="00000000" w:rsidR="00000000" w:rsidRPr="00000000">
              <w:rPr>
                <w:rFonts w:ascii="Calibri" w:cs="Calibri" w:eastAsia="Calibri" w:hAnsi="Calibri"/>
                <w:rtl w:val="0"/>
              </w:rPr>
              <w:t xml:space="preserve">Mampu menyapa nasabah dengan ramah, memberikan senyuman tulus, dan menggunakan kontak mata yang baik.</w:t>
            </w:r>
            <w:r w:rsidDel="00000000" w:rsidR="00000000" w:rsidRPr="00000000">
              <w:rPr>
                <w:rtl w:val="0"/>
              </w:rPr>
            </w:r>
          </w:p>
          <w:p w:rsidR="00000000" w:rsidDel="00000000" w:rsidP="00000000" w:rsidRDefault="00000000" w:rsidRPr="00000000" w14:paraId="00000092">
            <w:pPr>
              <w:numPr>
                <w:ilvl w:val="0"/>
                <w:numId w:val="148"/>
              </w:numPr>
              <w:spacing w:after="120" w:line="240" w:lineRule="auto"/>
              <w:ind w:left="302" w:hanging="360"/>
              <w:rPr/>
            </w:pPr>
            <w:r w:rsidDel="00000000" w:rsidR="00000000" w:rsidRPr="00000000">
              <w:rPr>
                <w:rFonts w:ascii="Calibri" w:cs="Calibri" w:eastAsia="Calibri" w:hAnsi="Calibri"/>
                <w:rtl w:val="0"/>
              </w:rPr>
              <w:t xml:space="preserve">Mampu menunjukkan kepekaan terhadap kehadiran nasabah yang membutuhkan bantuan di area tunggu/ antrian.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kebutuhan nasabah dan berkomunikasi secara sopan, jelas, serta empatik selama transaksi berlangsung.</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96">
            <w:pPr>
              <w:numPr>
                <w:ilvl w:val="0"/>
                <w:numId w:val="150"/>
              </w:numPr>
              <w:spacing w:after="120" w:line="240" w:lineRule="auto"/>
              <w:ind w:left="302" w:hanging="360"/>
              <w:rPr/>
            </w:pPr>
            <w:r w:rsidDel="00000000" w:rsidR="00000000" w:rsidRPr="00000000">
              <w:rPr>
                <w:rFonts w:ascii="Calibri" w:cs="Calibri" w:eastAsia="Calibri" w:hAnsi="Calibri"/>
                <w:rtl w:val="0"/>
              </w:rPr>
              <w:t xml:space="preserve">Mampu mendengarkan dan menguraikan kebutuhan nasabah dengan penuh perhatian dan memberikan penjelasan yang mudah dipahami.</w:t>
            </w:r>
            <w:r w:rsidDel="00000000" w:rsidR="00000000" w:rsidRPr="00000000">
              <w:rPr>
                <w:rtl w:val="0"/>
              </w:rPr>
            </w:r>
          </w:p>
          <w:p w:rsidR="00000000" w:rsidDel="00000000" w:rsidP="00000000" w:rsidRDefault="00000000" w:rsidRPr="00000000" w14:paraId="00000097">
            <w:pPr>
              <w:numPr>
                <w:ilvl w:val="0"/>
                <w:numId w:val="150"/>
              </w:numPr>
              <w:spacing w:after="120" w:line="240" w:lineRule="auto"/>
              <w:ind w:left="302" w:hanging="360"/>
              <w:rPr/>
            </w:pPr>
            <w:r w:rsidDel="00000000" w:rsidR="00000000" w:rsidRPr="00000000">
              <w:rPr>
                <w:rFonts w:ascii="Calibri" w:cs="Calibri" w:eastAsia="Calibri" w:hAnsi="Calibri"/>
                <w:rtl w:val="0"/>
              </w:rPr>
              <w:t xml:space="preserve">Mampu memberikan solusi yang tepat sesuai dengan wewenangnya.</w:t>
            </w:r>
          </w:p>
          <w:p w:rsidR="00000000" w:rsidDel="00000000" w:rsidP="00000000" w:rsidRDefault="00000000" w:rsidRPr="00000000" w14:paraId="00000098">
            <w:pPr>
              <w:numPr>
                <w:ilvl w:val="0"/>
                <w:numId w:val="150"/>
              </w:numPr>
              <w:spacing w:after="120" w:line="240" w:lineRule="auto"/>
              <w:ind w:left="302" w:hanging="360"/>
              <w:rPr/>
            </w:pPr>
            <w:r w:rsidDel="00000000" w:rsidR="00000000" w:rsidRPr="00000000">
              <w:rPr>
                <w:rFonts w:ascii="Calibri" w:cs="Calibri" w:eastAsia="Calibri" w:hAnsi="Calibri"/>
                <w:rtl w:val="0"/>
              </w:rPr>
              <w:t xml:space="preserve">Mampu menunjukkan rasa empati saat nasabah mengeluhkan waktu tunggu atau kendala teknis kecil.</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standar pelayanan secara konsisten pada pelbagai tipe karakter nasabah dengan </w:t>
            </w:r>
            <w:r w:rsidDel="00000000" w:rsidR="00000000" w:rsidRPr="00000000">
              <w:rPr>
                <w:rFonts w:ascii="Calibri" w:cs="Calibri" w:eastAsia="Calibri" w:hAnsi="Calibri"/>
                <w:i w:val="1"/>
                <w:iCs w:val="1"/>
                <w:rtl w:val="0"/>
              </w:rPr>
              <w:t xml:space="preserve">service time</w:t>
            </w:r>
            <w:r w:rsidDel="00000000" w:rsidR="00000000" w:rsidRPr="00000000">
              <w:rPr>
                <w:rFonts w:ascii="Calibri" w:cs="Calibri" w:eastAsia="Calibri" w:hAnsi="Calibri"/>
                <w:rtl w:val="0"/>
              </w:rPr>
              <w:t xml:space="preserve"> yang efisien.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9C">
            <w:pPr>
              <w:numPr>
                <w:ilvl w:val="0"/>
                <w:numId w:val="151"/>
              </w:numPr>
              <w:spacing w:after="120" w:line="240" w:lineRule="auto"/>
              <w:ind w:left="302" w:hanging="360"/>
              <w:rPr/>
            </w:pPr>
            <w:r w:rsidDel="00000000" w:rsidR="00000000" w:rsidRPr="00000000">
              <w:rPr>
                <w:rFonts w:ascii="Calibri" w:cs="Calibri" w:eastAsia="Calibri" w:hAnsi="Calibri"/>
                <w:rtl w:val="0"/>
              </w:rPr>
              <w:t xml:space="preserve">Mampu melayani dan menjalin komunikasi dengan berbagai tipe karakter nasabah (dari yang paling kooperatif hingga yang reaktif dan sedang tergesa-gesa) secara tenang dan cekatan.</w:t>
            </w:r>
            <w:r w:rsidDel="00000000" w:rsidR="00000000" w:rsidRPr="00000000">
              <w:rPr>
                <w:rtl w:val="0"/>
              </w:rPr>
            </w:r>
          </w:p>
          <w:p w:rsidR="00000000" w:rsidDel="00000000" w:rsidP="00000000" w:rsidRDefault="00000000" w:rsidRPr="00000000" w14:paraId="0000009D">
            <w:pPr>
              <w:numPr>
                <w:ilvl w:val="0"/>
                <w:numId w:val="151"/>
              </w:numPr>
              <w:spacing w:after="120" w:line="240" w:lineRule="auto"/>
              <w:ind w:left="302" w:hanging="360"/>
              <w:rPr/>
            </w:pPr>
            <w:r w:rsidDel="00000000" w:rsidR="00000000" w:rsidRPr="00000000">
              <w:rPr>
                <w:rFonts w:ascii="Calibri" w:cs="Calibri" w:eastAsia="Calibri" w:hAnsi="Calibri"/>
                <w:rtl w:val="0"/>
              </w:rPr>
              <w:t xml:space="preserve">Mampu mengatur kecepatan kerja (</w:t>
            </w:r>
            <w:r w:rsidDel="00000000" w:rsidR="00000000" w:rsidRPr="00000000">
              <w:rPr>
                <w:rFonts w:ascii="Calibri" w:cs="Calibri" w:eastAsia="Calibri" w:hAnsi="Calibri"/>
                <w:i w:val="1"/>
                <w:iCs w:val="1"/>
                <w:rtl w:val="0"/>
              </w:rPr>
              <w:t xml:space="preserve">speed-service</w:t>
            </w:r>
            <w:r w:rsidDel="00000000" w:rsidR="00000000" w:rsidRPr="00000000">
              <w:rPr>
                <w:rFonts w:ascii="Calibri" w:cs="Calibri" w:eastAsia="Calibri" w:hAnsi="Calibri"/>
                <w:rtl w:val="0"/>
              </w:rPr>
              <w:t xml:space="preserve">) secara seimbang antara ketelitian administrasi dan kenyamanan nasabah.</w:t>
            </w:r>
            <w:r w:rsidDel="00000000" w:rsidR="00000000" w:rsidRPr="00000000">
              <w:rPr>
                <w:rtl w:val="0"/>
              </w:rPr>
            </w:r>
          </w:p>
          <w:p w:rsidR="00000000" w:rsidDel="00000000" w:rsidP="00000000" w:rsidRDefault="00000000" w:rsidRPr="00000000" w14:paraId="0000009E">
            <w:pPr>
              <w:numPr>
                <w:ilvl w:val="0"/>
                <w:numId w:val="151"/>
              </w:numPr>
              <w:spacing w:after="120" w:line="240" w:lineRule="auto"/>
              <w:ind w:left="302" w:hanging="360"/>
              <w:rPr/>
            </w:pPr>
            <w:r w:rsidDel="00000000" w:rsidR="00000000" w:rsidRPr="00000000">
              <w:rPr>
                <w:rFonts w:ascii="Calibri" w:cs="Calibri" w:eastAsia="Calibri" w:hAnsi="Calibri"/>
                <w:rtl w:val="0"/>
              </w:rPr>
              <w:t xml:space="preserve">Mampu mengucapkan terima kasih yang tulus di akhir transaksi sehingga meninggalkan kesan mendalam bagi nasabah.</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kualitas pengalaman nasabah (</w:t>
            </w:r>
            <w:r w:rsidDel="00000000" w:rsidR="00000000" w:rsidRPr="00000000">
              <w:rPr>
                <w:rFonts w:ascii="Calibri" w:cs="Calibri" w:eastAsia="Calibri" w:hAnsi="Calibri"/>
                <w:i w:val="1"/>
                <w:iCs w:val="1"/>
                <w:rtl w:val="0"/>
              </w:rPr>
              <w:t xml:space="preserve">customer experience</w:t>
            </w:r>
            <w:r w:rsidDel="00000000" w:rsidR="00000000" w:rsidRPr="00000000">
              <w:rPr>
                <w:rFonts w:ascii="Calibri" w:cs="Calibri" w:eastAsia="Calibri" w:hAnsi="Calibri"/>
                <w:rtl w:val="0"/>
              </w:rPr>
              <w:t xml:space="preserve">) dan mengendalikan situasi antrian padat secara efektif.</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A2">
            <w:pPr>
              <w:numPr>
                <w:ilvl w:val="0"/>
                <w:numId w:val="153"/>
              </w:numPr>
              <w:spacing w:after="120" w:line="240" w:lineRule="auto"/>
              <w:ind w:left="302" w:hanging="360"/>
              <w:rPr/>
            </w:pPr>
            <w:r w:rsidDel="00000000" w:rsidR="00000000" w:rsidRPr="00000000">
              <w:rPr>
                <w:rFonts w:ascii="Calibri" w:cs="Calibri" w:eastAsia="Calibri" w:hAnsi="Calibri"/>
                <w:rtl w:val="0"/>
              </w:rPr>
              <w:t xml:space="preserve">Mampu membaca dan menentukan dinamika kepadatan antrian dan mengambil tindakan tertentu untuk mencairkan penumpukan nasabah.</w:t>
            </w:r>
            <w:r w:rsidDel="00000000" w:rsidR="00000000" w:rsidRPr="00000000">
              <w:rPr>
                <w:rtl w:val="0"/>
              </w:rPr>
            </w:r>
          </w:p>
          <w:p w:rsidR="00000000" w:rsidDel="00000000" w:rsidP="00000000" w:rsidRDefault="00000000" w:rsidRPr="00000000" w14:paraId="000000A3">
            <w:pPr>
              <w:numPr>
                <w:ilvl w:val="0"/>
                <w:numId w:val="153"/>
              </w:numPr>
              <w:spacing w:after="120" w:line="240" w:lineRule="auto"/>
              <w:ind w:left="302" w:hanging="360"/>
              <w:rPr/>
            </w:pPr>
            <w:r w:rsidDel="00000000" w:rsidR="00000000" w:rsidRPr="00000000">
              <w:rPr>
                <w:rFonts w:ascii="Calibri" w:cs="Calibri" w:eastAsia="Calibri" w:hAnsi="Calibri"/>
                <w:rtl w:val="0"/>
              </w:rPr>
              <w:t xml:space="preserve">Mampu mengendalikan situasi tidak nyaman atau komplain di area layanan secara bijak sebelum membesar.</w:t>
            </w:r>
            <w:r w:rsidDel="00000000" w:rsidR="00000000" w:rsidRPr="00000000">
              <w:rPr>
                <w:rtl w:val="0"/>
              </w:rPr>
            </w:r>
          </w:p>
          <w:p w:rsidR="00000000" w:rsidDel="00000000" w:rsidP="00000000" w:rsidRDefault="00000000" w:rsidRPr="00000000" w14:paraId="000000A4">
            <w:pPr>
              <w:numPr>
                <w:ilvl w:val="0"/>
                <w:numId w:val="153"/>
              </w:numPr>
              <w:spacing w:after="120" w:line="240" w:lineRule="auto"/>
              <w:ind w:left="302" w:hanging="360"/>
              <w:rPr/>
            </w:pPr>
            <w:r w:rsidDel="00000000" w:rsidR="00000000" w:rsidRPr="00000000">
              <w:rPr>
                <w:rFonts w:ascii="Calibri" w:cs="Calibri" w:eastAsia="Calibri" w:hAnsi="Calibri"/>
                <w:rtl w:val="0"/>
              </w:rPr>
              <w:t xml:space="preserve">Mampu memberikan masukan konstruktif bagi tim untuk meningkatkan kualitas pelayanan.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budaya layanan prima, menetapkan standar kualitas pelayanan baru, dan membangun strategi kepuasan loyalitas pelanggan.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A8">
            <w:pPr>
              <w:numPr>
                <w:ilvl w:val="0"/>
                <w:numId w:val="13"/>
              </w:numPr>
              <w:spacing w:after="120" w:line="240" w:lineRule="auto"/>
              <w:ind w:left="302" w:hanging="360"/>
              <w:rPr/>
            </w:pPr>
            <w:r w:rsidDel="00000000" w:rsidR="00000000" w:rsidRPr="00000000">
              <w:rPr>
                <w:rFonts w:ascii="Calibri" w:cs="Calibri" w:eastAsia="Calibri" w:hAnsi="Calibri"/>
                <w:rtl w:val="0"/>
              </w:rPr>
              <w:t xml:space="preserve">Mampu merancang ekosistem layanan yang mengedepankan sentuhan empati manusia di tengah era digitalisasi.</w:t>
            </w:r>
            <w:r w:rsidDel="00000000" w:rsidR="00000000" w:rsidRPr="00000000">
              <w:rPr>
                <w:rtl w:val="0"/>
              </w:rPr>
            </w:r>
          </w:p>
          <w:p w:rsidR="00000000" w:rsidDel="00000000" w:rsidP="00000000" w:rsidRDefault="00000000" w:rsidRPr="00000000" w14:paraId="000000A9">
            <w:pPr>
              <w:numPr>
                <w:ilvl w:val="0"/>
                <w:numId w:val="13"/>
              </w:numPr>
              <w:spacing w:after="120" w:line="240" w:lineRule="auto"/>
              <w:ind w:left="302" w:hanging="360"/>
              <w:rPr/>
            </w:pPr>
            <w:r w:rsidDel="00000000" w:rsidR="00000000" w:rsidRPr="00000000">
              <w:rPr>
                <w:rFonts w:ascii="Calibri" w:cs="Calibri" w:eastAsia="Calibri" w:hAnsi="Calibri"/>
                <w:rtl w:val="0"/>
              </w:rPr>
              <w:t xml:space="preserve">Mampu menginisiasi dan mendorong implementasi atas pembaharuan ekosistem layanan.</w:t>
            </w:r>
          </w:p>
          <w:p w:rsidR="00000000" w:rsidDel="00000000" w:rsidP="00000000" w:rsidRDefault="00000000" w:rsidRPr="00000000" w14:paraId="000000AA">
            <w:pPr>
              <w:numPr>
                <w:ilvl w:val="0"/>
                <w:numId w:val="13"/>
              </w:numPr>
              <w:spacing w:after="120" w:line="240" w:lineRule="auto"/>
              <w:ind w:left="302" w:hanging="360"/>
              <w:rPr/>
            </w:pPr>
            <w:r w:rsidDel="00000000" w:rsidR="00000000" w:rsidRPr="00000000">
              <w:rPr>
                <w:rFonts w:ascii="Calibri" w:cs="Calibri" w:eastAsia="Calibri" w:hAnsi="Calibri"/>
                <w:rtl w:val="0"/>
              </w:rPr>
              <w:t xml:space="preserve">Mampu melakukan </w:t>
            </w:r>
            <w:r w:rsidDel="00000000" w:rsidR="00000000" w:rsidRPr="00000000">
              <w:rPr>
                <w:rFonts w:ascii="Calibri" w:cs="Calibri" w:eastAsia="Calibri" w:hAnsi="Calibri"/>
                <w:i w:val="1"/>
                <w:iCs w:val="1"/>
                <w:rtl w:val="0"/>
              </w:rPr>
              <w:t xml:space="preserve">coaching</w:t>
            </w:r>
            <w:r w:rsidDel="00000000" w:rsidR="00000000" w:rsidRPr="00000000">
              <w:rPr>
                <w:rFonts w:ascii="Calibri" w:cs="Calibri" w:eastAsia="Calibri" w:hAnsi="Calibri"/>
                <w:rtl w:val="0"/>
              </w:rPr>
              <w:t xml:space="preserve"> dan edukasi berkala untuk membentuk karakter staf lini depan yang berjiwa melayani (</w:t>
            </w:r>
            <w:r w:rsidDel="00000000" w:rsidR="00000000" w:rsidRPr="00000000">
              <w:rPr>
                <w:rFonts w:ascii="Calibri" w:cs="Calibri" w:eastAsia="Calibri" w:hAnsi="Calibri"/>
                <w:i w:val="1"/>
                <w:iCs w:val="1"/>
                <w:rtl w:val="0"/>
              </w:rPr>
              <w:t xml:space="preserve">service-minded</w:t>
            </w:r>
            <w:r w:rsidDel="00000000" w:rsidR="00000000" w:rsidRPr="00000000">
              <w:rPr>
                <w:rFonts w:ascii="Calibri" w:cs="Calibri" w:eastAsia="Calibri" w:hAnsi="Calibri"/>
                <w:rtl w:val="0"/>
              </w:rPr>
              <w:t xml:space="preserve">).</w:t>
            </w:r>
            <w:r w:rsidDel="00000000" w:rsidR="00000000" w:rsidRPr="00000000">
              <w:rPr>
                <w:rtl w:val="0"/>
              </w:rPr>
            </w:r>
          </w:p>
        </w:tc>
      </w:tr>
    </w:tbl>
    <w:p w:rsidR="00000000" w:rsidDel="00000000" w:rsidP="00000000" w:rsidRDefault="00000000" w:rsidRPr="00000000" w14:paraId="000000AB">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(SBT-05) Memberikan Informasi Produk dan Jasa Bank</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menjelaskan fitur, manfaat, biaya, dan risiko produk/jasa perbankan secara transparan, mudah dipahami, serta adil dan jujur sesuai kebutuhan nasabah.</w:t>
      </w:r>
    </w:p>
    <w:tbl>
      <w:tblPr>
        <w:tblStyle w:val="Table5"/>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jenis-jenis produk simpanan (Tabungan, Giro, Deposito) dan jasa layanan dasar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B0">
            <w:pPr>
              <w:numPr>
                <w:ilvl w:val="0"/>
                <w:numId w:val="21"/>
              </w:numPr>
              <w:spacing w:after="120" w:line="240" w:lineRule="auto"/>
              <w:ind w:left="302" w:hanging="360"/>
              <w:rPr/>
            </w:pPr>
            <w:r w:rsidDel="00000000" w:rsidR="00000000" w:rsidRPr="00000000">
              <w:rPr>
                <w:rFonts w:ascii="Calibri" w:cs="Calibri" w:eastAsia="Calibri" w:hAnsi="Calibri"/>
                <w:rtl w:val="0"/>
              </w:rPr>
              <w:t xml:space="preserve">Mampu menyebutkan jenis-jenis produk simpanan dan jasa dasar bank menggunakan bahasa yang ringkas dan sederhana.</w:t>
            </w:r>
            <w:r w:rsidDel="00000000" w:rsidR="00000000" w:rsidRPr="00000000">
              <w:rPr>
                <w:rtl w:val="0"/>
              </w:rPr>
            </w:r>
          </w:p>
          <w:p w:rsidR="00000000" w:rsidDel="00000000" w:rsidP="00000000" w:rsidRDefault="00000000" w:rsidRPr="00000000" w14:paraId="000000B1">
            <w:pPr>
              <w:numPr>
                <w:ilvl w:val="0"/>
                <w:numId w:val="21"/>
              </w:numPr>
              <w:spacing w:after="120" w:line="240" w:lineRule="auto"/>
              <w:ind w:left="302" w:hanging="360"/>
              <w:rPr/>
            </w:pPr>
            <w:r w:rsidDel="00000000" w:rsidR="00000000" w:rsidRPr="00000000">
              <w:rPr>
                <w:rFonts w:ascii="Calibri" w:cs="Calibri" w:eastAsia="Calibri" w:hAnsi="Calibri"/>
                <w:rtl w:val="0"/>
              </w:rPr>
              <w:t xml:space="preserve">Mampu memberikan brosur atau panduan informasi terkait produk resmi bank kepada nasabah secara sopan.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fitur dasar, keunggulan dan manfaat produk, suku bunga, dan biaya serta syarat pembukaan produk dan jasa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B5">
            <w:pPr>
              <w:numPr>
                <w:ilvl w:val="0"/>
                <w:numId w:val="23"/>
              </w:numPr>
              <w:spacing w:after="120" w:line="240" w:lineRule="auto"/>
              <w:ind w:left="302" w:hanging="360"/>
              <w:rPr/>
            </w:pPr>
            <w:r w:rsidDel="00000000" w:rsidR="00000000" w:rsidRPr="00000000">
              <w:rPr>
                <w:rFonts w:ascii="Calibri" w:cs="Calibri" w:eastAsia="Calibri" w:hAnsi="Calibri"/>
                <w:rtl w:val="0"/>
              </w:rPr>
              <w:t xml:space="preserve">Mampu menjelaskan perbedaan antar produk simpanan secara adil dan jujur serta lengkap, termasuk rincian biaya dan persyaratannya.</w:t>
            </w:r>
            <w:r w:rsidDel="00000000" w:rsidR="00000000" w:rsidRPr="00000000">
              <w:rPr>
                <w:rtl w:val="0"/>
              </w:rPr>
            </w:r>
          </w:p>
          <w:p w:rsidR="00000000" w:rsidDel="00000000" w:rsidP="00000000" w:rsidRDefault="00000000" w:rsidRPr="00000000" w14:paraId="000000B6">
            <w:pPr>
              <w:numPr>
                <w:ilvl w:val="0"/>
                <w:numId w:val="23"/>
              </w:numPr>
              <w:spacing w:after="120" w:line="240" w:lineRule="auto"/>
              <w:ind w:left="302" w:hanging="360"/>
              <w:rPr/>
            </w:pPr>
            <w:r w:rsidDel="00000000" w:rsidR="00000000" w:rsidRPr="00000000">
              <w:rPr>
                <w:rFonts w:ascii="Calibri" w:cs="Calibri" w:eastAsia="Calibri" w:hAnsi="Calibri"/>
                <w:rtl w:val="0"/>
              </w:rPr>
              <w:t xml:space="preserve">Mampu membantu nasabah memahami manfaat layanan outlet/konvensional atau digital/</w:t>
            </w:r>
            <w:r w:rsidDel="00000000" w:rsidR="00000000" w:rsidRPr="00000000">
              <w:rPr>
                <w:rFonts w:ascii="Calibri" w:cs="Calibri" w:eastAsia="Calibri" w:hAnsi="Calibri"/>
                <w:i w:val="1"/>
                <w:iCs w:val="1"/>
                <w:rtl w:val="0"/>
              </w:rPr>
              <w:t xml:space="preserve">e-channel</w:t>
            </w:r>
            <w:r w:rsidDel="00000000" w:rsidR="00000000" w:rsidRPr="00000000">
              <w:rPr>
                <w:rFonts w:ascii="Calibri" w:cs="Calibri" w:eastAsia="Calibri" w:hAnsi="Calibri"/>
                <w:rtl w:val="0"/>
              </w:rPr>
              <w:t xml:space="preserve"> untuk kemudahan transaksi harian mereka.</w:t>
            </w:r>
            <w:r w:rsidDel="00000000" w:rsidR="00000000" w:rsidRPr="00000000">
              <w:rPr>
                <w:rtl w:val="0"/>
              </w:rPr>
            </w:r>
          </w:p>
          <w:p w:rsidR="00000000" w:rsidDel="00000000" w:rsidP="00000000" w:rsidRDefault="00000000" w:rsidRPr="00000000" w14:paraId="000000B7">
            <w:pPr>
              <w:numPr>
                <w:ilvl w:val="0"/>
                <w:numId w:val="23"/>
              </w:numPr>
              <w:spacing w:after="120" w:line="240" w:lineRule="auto"/>
              <w:ind w:left="302" w:hanging="360"/>
              <w:rPr/>
            </w:pPr>
            <w:r w:rsidDel="00000000" w:rsidR="00000000" w:rsidRPr="00000000">
              <w:rPr>
                <w:rFonts w:ascii="Calibri" w:cs="Calibri" w:eastAsia="Calibri" w:hAnsi="Calibri"/>
                <w:rtl w:val="0"/>
              </w:rPr>
              <w:t xml:space="preserve">Mampu menjawab pertanyaan mendasar dari nasabah tanpa menggunakan istilah-istilah perbankan yang membingungkan.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teknik edukasi dan </w:t>
            </w:r>
            <w:r w:rsidDel="00000000" w:rsidR="00000000" w:rsidRPr="00000000">
              <w:rPr>
                <w:rFonts w:ascii="Calibri" w:cs="Calibri" w:eastAsia="Calibri" w:hAnsi="Calibri"/>
                <w:i w:val="1"/>
                <w:iCs w:val="1"/>
                <w:rtl w:val="0"/>
              </w:rPr>
              <w:t xml:space="preserve">consultative communication</w:t>
            </w:r>
            <w:r w:rsidDel="00000000" w:rsidR="00000000" w:rsidRPr="00000000">
              <w:rPr>
                <w:rFonts w:ascii="Calibri" w:cs="Calibri" w:eastAsia="Calibri" w:hAnsi="Calibri"/>
                <w:rtl w:val="0"/>
              </w:rPr>
              <w:t xml:space="preserve"> untuk memberikan rekomendasi produk yang paling sesuai dengan kebutuhan nasabah.</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BB">
            <w:pPr>
              <w:numPr>
                <w:ilvl w:val="0"/>
                <w:numId w:val="126"/>
              </w:numPr>
              <w:spacing w:after="120" w:line="240" w:lineRule="auto"/>
              <w:ind w:left="302" w:hanging="360"/>
              <w:rPr/>
            </w:pPr>
            <w:r w:rsidDel="00000000" w:rsidR="00000000" w:rsidRPr="00000000">
              <w:rPr>
                <w:rFonts w:ascii="Calibri" w:cs="Calibri" w:eastAsia="Calibri" w:hAnsi="Calibri"/>
                <w:color w:val="274e13"/>
                <w:rtl w:val="0"/>
              </w:rPr>
              <w:t xml:space="preserve">Mampu memahami dan menguraikan profil dan rencana keuangan nasabah secara santun untuk merekomendasikan produk simpanan yang paling tepat.</w:t>
            </w:r>
            <w:r w:rsidDel="00000000" w:rsidR="00000000" w:rsidRPr="00000000">
              <w:rPr>
                <w:rtl w:val="0"/>
              </w:rPr>
            </w:r>
          </w:p>
          <w:p w:rsidR="00000000" w:rsidDel="00000000" w:rsidP="00000000" w:rsidRDefault="00000000" w:rsidRPr="00000000" w14:paraId="000000BC">
            <w:pPr>
              <w:numPr>
                <w:ilvl w:val="0"/>
                <w:numId w:val="126"/>
              </w:numPr>
              <w:spacing w:after="120" w:line="240" w:lineRule="auto"/>
              <w:ind w:left="302" w:hanging="360"/>
              <w:rPr/>
            </w:pPr>
            <w:r w:rsidDel="00000000" w:rsidR="00000000" w:rsidRPr="00000000">
              <w:rPr>
                <w:rFonts w:ascii="Calibri" w:cs="Calibri" w:eastAsia="Calibri" w:hAnsi="Calibri"/>
                <w:color w:val="274e13"/>
                <w:rtl w:val="0"/>
              </w:rPr>
              <w:t xml:space="preserve">Mampu menyampaikan informasi risiko dan ketentuan produk secara terbuka (transparan) sebagai wujud perlindungan nasabah.</w:t>
            </w:r>
            <w:r w:rsidDel="00000000" w:rsidR="00000000" w:rsidRPr="00000000">
              <w:rPr>
                <w:rtl w:val="0"/>
              </w:rPr>
            </w:r>
          </w:p>
          <w:p w:rsidR="00000000" w:rsidDel="00000000" w:rsidP="00000000" w:rsidRDefault="00000000" w:rsidRPr="00000000" w14:paraId="000000BD">
            <w:pPr>
              <w:numPr>
                <w:ilvl w:val="0"/>
                <w:numId w:val="126"/>
              </w:numPr>
              <w:spacing w:after="120" w:line="240" w:lineRule="auto"/>
              <w:ind w:left="302" w:hanging="360"/>
              <w:rPr/>
            </w:pPr>
            <w:r w:rsidDel="00000000" w:rsidR="00000000" w:rsidRPr="00000000">
              <w:rPr>
                <w:rFonts w:ascii="Calibri" w:cs="Calibri" w:eastAsia="Calibri" w:hAnsi="Calibri"/>
                <w:color w:val="274e13"/>
                <w:rtl w:val="0"/>
              </w:rPr>
              <w:t xml:space="preserve">Mampu membimbing nasabah secara sabar </w:t>
            </w:r>
            <w:sdt>
              <w:sdtPr>
                <w:id w:val="1067542271"/>
                <w:tag w:val="goog_rdk_2"/>
              </w:sdtPr>
              <w:sdtContent>
                <w:ins w:author="Dany K" w:id="0" w:date="2026-10-12T05:50:11Z"/>
                <w:sdt>
                  <w:sdtPr>
                    <w:id w:val="-1145121810"/>
                    <w:tag w:val="goog_rdk_3"/>
                  </w:sdtPr>
                  <w:sdtContent>
                    <w:ins w:author="Dany K" w:id="0" w:date="2026-10-12T05:50:11Z">
                      <w:r w:rsidDel="00000000" w:rsidR="00000000" w:rsidRPr="00000000">
                        <w:rPr>
                          <w:rFonts w:ascii="Calibri" w:cs="Calibri" w:eastAsia="Calibri" w:hAnsi="Calibri"/>
                          <w:color w:val="ff0000"/>
                          <w:rtl w:val="0"/>
                          <w:rPrChange w:author="Dany K" w:id="1" w:date="2026-10-12T05:50:11Z">
                            <w:rPr>
                              <w:rFonts w:ascii="Calibri" w:cs="Calibri" w:eastAsia="Calibri" w:hAnsi="Calibri"/>
                              <w:color w:val="274e13"/>
                            </w:rPr>
                          </w:rPrChange>
                        </w:rPr>
                        <w:t xml:space="preserve">dan telaten</w:t>
                      </w:r>
                    </w:ins>
                  </w:sdtContent>
                </w:sdt>
                <w:ins w:author="Dany K" w:id="0" w:date="2026-10-12T05:50:11Z">
                  <w:r w:rsidDel="00000000" w:rsidR="00000000" w:rsidRPr="00000000">
                    <w:rPr>
                      <w:rFonts w:ascii="Calibri" w:cs="Calibri" w:eastAsia="Calibri" w:hAnsi="Calibri"/>
                      <w:color w:val="274e13"/>
                      <w:rtl w:val="0"/>
                    </w:rPr>
                    <w:t xml:space="preserve"> </w:t>
                  </w:r>
                </w:ins>
              </w:sdtContent>
            </w:sdt>
            <w:r w:rsidDel="00000000" w:rsidR="00000000" w:rsidRPr="00000000">
              <w:rPr>
                <w:rFonts w:ascii="Calibri" w:cs="Calibri" w:eastAsia="Calibri" w:hAnsi="Calibri"/>
                <w:color w:val="274e13"/>
                <w:rtl w:val="0"/>
              </w:rPr>
              <w:t xml:space="preserve">hingga </w:t>
            </w:r>
            <w:r w:rsidDel="00000000" w:rsidR="00000000" w:rsidRPr="00000000">
              <w:rPr>
                <w:rFonts w:ascii="Calibri" w:cs="Calibri" w:eastAsia="Calibri" w:hAnsi="Calibri"/>
                <w:color w:val="ff0000"/>
                <w:rtl w:val="0"/>
              </w:rPr>
              <w:t xml:space="preserve">nasabah </w:t>
            </w:r>
            <w:r w:rsidDel="00000000" w:rsidR="00000000" w:rsidRPr="00000000">
              <w:rPr>
                <w:rFonts w:ascii="Calibri" w:cs="Calibri" w:eastAsia="Calibri" w:hAnsi="Calibri"/>
                <w:color w:val="274e13"/>
                <w:rtl w:val="0"/>
              </w:rPr>
              <w:t xml:space="preserve">benar-benar paham dengan manfaat dan dampak dari produk yang dipilih.</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perbandingan keunggulan produk/jasa bank dengan kompetitor serta mampu menjawab pertanyaan spesifik/kompleks dari nasabah.</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C1">
            <w:pPr>
              <w:numPr>
                <w:ilvl w:val="0"/>
                <w:numId w:val="127"/>
              </w:numPr>
              <w:spacing w:after="120" w:line="240" w:lineRule="auto"/>
              <w:ind w:left="302" w:hanging="360"/>
              <w:rPr/>
            </w:pPr>
            <w:r w:rsidDel="00000000" w:rsidR="00000000" w:rsidRPr="00000000">
              <w:rPr>
                <w:rFonts w:ascii="Calibri" w:cs="Calibri" w:eastAsia="Calibri" w:hAnsi="Calibri"/>
                <w:color w:val="274e13"/>
                <w:rtl w:val="0"/>
              </w:rPr>
              <w:t xml:space="preserve">Mampu menjelaskan nilai tambah (</w:t>
            </w:r>
            <w:r w:rsidDel="00000000" w:rsidR="00000000" w:rsidRPr="00000000">
              <w:rPr>
                <w:rFonts w:ascii="Calibri" w:cs="Calibri" w:eastAsia="Calibri" w:hAnsi="Calibri"/>
                <w:i w:val="1"/>
                <w:iCs w:val="1"/>
                <w:color w:val="274e13"/>
                <w:rtl w:val="0"/>
              </w:rPr>
              <w:t xml:space="preserve">added value</w:t>
            </w:r>
            <w:r w:rsidDel="00000000" w:rsidR="00000000" w:rsidRPr="00000000">
              <w:rPr>
                <w:rFonts w:ascii="Calibri" w:cs="Calibri" w:eastAsia="Calibri" w:hAnsi="Calibri"/>
                <w:color w:val="274e13"/>
                <w:rtl w:val="0"/>
              </w:rPr>
              <w:t xml:space="preserve">) produk sendiri dibanding kompetitor secara profesional tanpa menjatuhkan pihak lain.</w:t>
            </w:r>
            <w:r w:rsidDel="00000000" w:rsidR="00000000" w:rsidRPr="00000000">
              <w:rPr>
                <w:rtl w:val="0"/>
              </w:rPr>
            </w:r>
          </w:p>
          <w:p w:rsidR="00000000" w:rsidDel="00000000" w:rsidP="00000000" w:rsidRDefault="00000000" w:rsidRPr="00000000" w14:paraId="000000C2">
            <w:pPr>
              <w:numPr>
                <w:ilvl w:val="0"/>
                <w:numId w:val="127"/>
              </w:numPr>
              <w:spacing w:after="120" w:line="240" w:lineRule="auto"/>
              <w:ind w:left="302" w:hanging="360"/>
              <w:rPr/>
            </w:pPr>
            <w:r w:rsidDel="00000000" w:rsidR="00000000" w:rsidRPr="00000000">
              <w:rPr>
                <w:rFonts w:ascii="Calibri" w:cs="Calibri" w:eastAsia="Calibri" w:hAnsi="Calibri"/>
                <w:color w:val="274e13"/>
                <w:rtl w:val="0"/>
              </w:rPr>
              <w:t xml:space="preserve">Mampu menguraikan perhitungan simulasi imbal hasil atau fitur jasa investasi dasar dengan cara yang komunikatif</w:t>
            </w:r>
            <w:r w:rsidDel="00000000" w:rsidR="00000000" w:rsidRPr="00000000">
              <w:rPr>
                <w:rFonts w:ascii="Calibri" w:cs="Calibri" w:eastAsia="Calibri" w:hAnsi="Calibri"/>
                <w:color w:val="ff0000"/>
                <w:rtl w:val="0"/>
              </w:rPr>
              <w:t xml:space="preserve"> dan transparan.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materi edukasi produk, strategi literasi keuangan, serta mengintegrasikan informasi produk ke dalam seluruh kanal penjualan.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C6">
            <w:pPr>
              <w:numPr>
                <w:ilvl w:val="0"/>
                <w:numId w:val="128"/>
              </w:numPr>
              <w:spacing w:after="120" w:line="240" w:lineRule="auto"/>
              <w:ind w:left="302" w:hanging="360"/>
              <w:rPr/>
            </w:pPr>
            <w:r w:rsidDel="00000000" w:rsidR="00000000" w:rsidRPr="00000000">
              <w:rPr>
                <w:rFonts w:ascii="Calibri" w:cs="Calibri" w:eastAsia="Calibri" w:hAnsi="Calibri"/>
                <w:color w:val="274e13"/>
                <w:rtl w:val="0"/>
              </w:rPr>
              <w:t xml:space="preserve">Mampu menyusun strategi literasi produk yang menarik dan edukatif bagi calon nasabah di berbagai tingkatan masyarakat.</w:t>
            </w:r>
            <w:r w:rsidDel="00000000" w:rsidR="00000000" w:rsidRPr="00000000">
              <w:rPr>
                <w:rtl w:val="0"/>
              </w:rPr>
            </w:r>
          </w:p>
          <w:p w:rsidR="00000000" w:rsidDel="00000000" w:rsidP="00000000" w:rsidRDefault="00000000" w:rsidRPr="00000000" w14:paraId="000000C7">
            <w:pPr>
              <w:numPr>
                <w:ilvl w:val="0"/>
                <w:numId w:val="128"/>
              </w:numPr>
              <w:spacing w:after="120" w:line="240" w:lineRule="auto"/>
              <w:ind w:left="302" w:hanging="360"/>
              <w:rPr/>
            </w:pPr>
            <w:r w:rsidDel="00000000" w:rsidR="00000000" w:rsidRPr="00000000">
              <w:rPr>
                <w:rFonts w:ascii="Calibri" w:cs="Calibri" w:eastAsia="Calibri" w:hAnsi="Calibri"/>
                <w:color w:val="274e13"/>
                <w:rtl w:val="0"/>
              </w:rPr>
              <w:t xml:space="preserve">Mampu menjadi rujukan tim </w:t>
            </w:r>
            <w:r w:rsidDel="00000000" w:rsidR="00000000" w:rsidRPr="00000000">
              <w:rPr>
                <w:rFonts w:ascii="Calibri" w:cs="Calibri" w:eastAsia="Calibri" w:hAnsi="Calibri"/>
                <w:color w:val="ff0000"/>
                <w:rtl w:val="0"/>
              </w:rPr>
              <w:t xml:space="preserve">yang komunikatif dalam menyampaikan informasi terkait produk yang sesuai dengan</w:t>
            </w:r>
            <w:r w:rsidDel="00000000" w:rsidR="00000000" w:rsidRPr="00000000">
              <w:rPr>
                <w:rFonts w:ascii="Calibri" w:cs="Calibri" w:eastAsia="Calibri" w:hAnsi="Calibri"/>
                <w:color w:val="274e13"/>
                <w:rtl w:val="0"/>
              </w:rPr>
              <w:t xml:space="preserve"> regulasi OJK/BI namun tetap ramah konsumen.</w:t>
            </w:r>
            <w:r w:rsidDel="00000000" w:rsidR="00000000" w:rsidRPr="00000000">
              <w:rPr>
                <w:rtl w:val="0"/>
              </w:rPr>
            </w:r>
          </w:p>
          <w:p w:rsidR="00000000" w:rsidDel="00000000" w:rsidP="00000000" w:rsidRDefault="00000000" w:rsidRPr="00000000" w14:paraId="000000C8">
            <w:pPr>
              <w:numPr>
                <w:ilvl w:val="0"/>
                <w:numId w:val="128"/>
              </w:numPr>
              <w:spacing w:after="120" w:line="240" w:lineRule="auto"/>
              <w:ind w:left="302" w:hanging="360"/>
              <w:rPr/>
            </w:pPr>
            <w:r w:rsidDel="00000000" w:rsidR="00000000" w:rsidRPr="00000000">
              <w:rPr>
                <w:rFonts w:ascii="Calibri" w:cs="Calibri" w:eastAsia="Calibri" w:hAnsi="Calibri"/>
                <w:color w:val="274e13"/>
                <w:rtl w:val="0"/>
              </w:rPr>
              <w:t xml:space="preserve">Mampu membimbing tim agar tidak sekadar berjualan (</w:t>
            </w:r>
            <w:r w:rsidDel="00000000" w:rsidR="00000000" w:rsidRPr="00000000">
              <w:rPr>
                <w:rFonts w:ascii="Calibri" w:cs="Calibri" w:eastAsia="Calibri" w:hAnsi="Calibri"/>
                <w:i w:val="1"/>
                <w:iCs w:val="1"/>
                <w:color w:val="274e13"/>
                <w:rtl w:val="0"/>
              </w:rPr>
              <w:t xml:space="preserve">selling</w:t>
            </w:r>
            <w:r w:rsidDel="00000000" w:rsidR="00000000" w:rsidRPr="00000000">
              <w:rPr>
                <w:rFonts w:ascii="Calibri" w:cs="Calibri" w:eastAsia="Calibri" w:hAnsi="Calibri"/>
                <w:color w:val="274e13"/>
                <w:rtl w:val="0"/>
              </w:rPr>
              <w:t xml:space="preserve">), tetapi memberi solusi keuangan (</w:t>
            </w:r>
            <w:r w:rsidDel="00000000" w:rsidR="00000000" w:rsidRPr="00000000">
              <w:rPr>
                <w:rFonts w:ascii="Calibri" w:cs="Calibri" w:eastAsia="Calibri" w:hAnsi="Calibri"/>
                <w:i w:val="1"/>
                <w:iCs w:val="1"/>
                <w:color w:val="274e13"/>
                <w:rtl w:val="0"/>
              </w:rPr>
              <w:t xml:space="preserve">solution-providing</w:t>
            </w:r>
            <w:r w:rsidDel="00000000" w:rsidR="00000000" w:rsidRPr="00000000">
              <w:rPr>
                <w:rFonts w:ascii="Calibri" w:cs="Calibri" w:eastAsia="Calibri" w:hAnsi="Calibri"/>
                <w:color w:val="274e13"/>
                <w:rtl w:val="0"/>
              </w:rPr>
              <w:t xml:space="preserve">).</w:t>
            </w:r>
            <w:r w:rsidDel="00000000" w:rsidR="00000000" w:rsidRPr="00000000">
              <w:rPr>
                <w:rtl w:val="0"/>
              </w:rPr>
            </w:r>
          </w:p>
        </w:tc>
      </w:tr>
    </w:tbl>
    <w:p w:rsidR="00000000" w:rsidDel="00000000" w:rsidP="00000000" w:rsidRDefault="00000000" w:rsidRPr="00000000" w14:paraId="000000C9">
      <w:pPr>
        <w:pStyle w:val="Heading2"/>
        <w:spacing w:after="80" w:before="360" w:line="300" w:lineRule="auto"/>
        <w:rPr>
          <w:rFonts w:ascii="Calibri" w:cs="Calibri" w:eastAsia="Calibri" w:hAnsi="Calibri"/>
          <w:color w:val="274e13"/>
          <w:sz w:val="29"/>
          <w:szCs w:val="29"/>
        </w:rPr>
      </w:pPr>
      <w:r w:rsidDel="00000000" w:rsidR="00000000" w:rsidRPr="00000000">
        <w:rPr>
          <w:rtl w:val="0"/>
        </w:rPr>
      </w:r>
    </w:p>
    <w:p w:rsidR="00000000" w:rsidDel="00000000" w:rsidP="00000000" w:rsidRDefault="00000000" w:rsidRPr="00000000" w14:paraId="000000CA">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(SBT-06) Menangani Keluhan Nasabah</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mendengarkan, meredam emosi, menelusuri, dan memberikan solusi atas ketidakpuasan nasabah secara empatik, adil, dan bertanggung jawab.</w:t>
      </w:r>
    </w:p>
    <w:tbl>
      <w:tblPr>
        <w:tblStyle w:val="Table6"/>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096"/>
        <w:gridCol w:w="6264"/>
        <w:tblGridChange w:id="0">
          <w:tblGrid>
            <w:gridCol w:w="3096"/>
            <w:gridCol w:w="6264"/>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prosedur penerimaan komplain nasabah dan sarana pencatatan pengaduan.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CF">
            <w:pPr>
              <w:numPr>
                <w:ilvl w:val="0"/>
                <w:numId w:val="129"/>
              </w:numPr>
              <w:spacing w:after="120" w:line="240" w:lineRule="auto"/>
              <w:ind w:left="302" w:hanging="360"/>
              <w:rPr/>
            </w:pPr>
            <w:r w:rsidDel="00000000" w:rsidR="00000000" w:rsidRPr="00000000">
              <w:rPr>
                <w:rFonts w:ascii="Calibri" w:cs="Calibri" w:eastAsia="Calibri" w:hAnsi="Calibri"/>
                <w:color w:val="274e13"/>
                <w:rtl w:val="0"/>
              </w:rPr>
              <w:t xml:space="preserve">Mampu mendengarkan keluhan nasabah dengan sabar tanpa menyela atau menunjukkan gestur defensif.</w:t>
            </w:r>
            <w:r w:rsidDel="00000000" w:rsidR="00000000" w:rsidRPr="00000000">
              <w:rPr>
                <w:rtl w:val="0"/>
              </w:rPr>
            </w:r>
          </w:p>
          <w:p w:rsidR="00000000" w:rsidDel="00000000" w:rsidP="00000000" w:rsidRDefault="00000000" w:rsidRPr="00000000" w14:paraId="000000D0">
            <w:pPr>
              <w:numPr>
                <w:ilvl w:val="0"/>
                <w:numId w:val="129"/>
              </w:numPr>
              <w:spacing w:after="120" w:line="240" w:lineRule="auto"/>
              <w:ind w:left="302" w:hanging="360"/>
              <w:rPr/>
            </w:pPr>
            <w:r w:rsidDel="00000000" w:rsidR="00000000" w:rsidRPr="00000000">
              <w:rPr>
                <w:rFonts w:ascii="Calibri" w:cs="Calibri" w:eastAsia="Calibri" w:hAnsi="Calibri"/>
                <w:color w:val="274e13"/>
                <w:rtl w:val="0"/>
              </w:rPr>
              <w:t xml:space="preserve">Mampu mencatat poin-poin permasalahan nasabah secara rapi dan akurat pada sistem pengaduan.</w:t>
            </w:r>
            <w:r w:rsidDel="00000000" w:rsidR="00000000" w:rsidRPr="00000000">
              <w:rPr>
                <w:rtl w:val="0"/>
              </w:rPr>
            </w:r>
          </w:p>
          <w:p w:rsidR="00000000" w:rsidDel="00000000" w:rsidP="00000000" w:rsidRDefault="00000000" w:rsidRPr="00000000" w14:paraId="000000D1">
            <w:pPr>
              <w:numPr>
                <w:ilvl w:val="0"/>
                <w:numId w:val="129"/>
              </w:numPr>
              <w:spacing w:after="120" w:line="240" w:lineRule="auto"/>
              <w:ind w:left="302" w:hanging="360"/>
              <w:rPr/>
            </w:pPr>
            <w:r w:rsidDel="00000000" w:rsidR="00000000" w:rsidRPr="00000000">
              <w:rPr>
                <w:rFonts w:ascii="Calibri" w:cs="Calibri" w:eastAsia="Calibri" w:hAnsi="Calibri"/>
                <w:color w:val="274e13"/>
                <w:rtl w:val="0"/>
              </w:rPr>
              <w:t xml:space="preserve">Mampu menunjukkan kepekaan bahwa kekecewaan nasabah adalah hal yang wajar dan perlu dibantu.</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teknik empati, </w:t>
            </w:r>
            <w:r w:rsidDel="00000000" w:rsidR="00000000" w:rsidRPr="00000000">
              <w:rPr>
                <w:rFonts w:ascii="Calibri" w:cs="Calibri" w:eastAsia="Calibri" w:hAnsi="Calibri"/>
                <w:i w:val="1"/>
                <w:iCs w:val="1"/>
                <w:color w:val="274e13"/>
                <w:rtl w:val="0"/>
              </w:rPr>
              <w:t xml:space="preserve">de-escalation</w:t>
            </w:r>
            <w:r w:rsidDel="00000000" w:rsidR="00000000" w:rsidRPr="00000000">
              <w:rPr>
                <w:rFonts w:ascii="Calibri" w:cs="Calibri" w:eastAsia="Calibri" w:hAnsi="Calibri"/>
                <w:color w:val="274e13"/>
                <w:rtl w:val="0"/>
              </w:rPr>
              <w:t xml:space="preserve">, serta prosedur penginputan tiket pengaduan nasabah ke sistem.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D5">
            <w:pPr>
              <w:numPr>
                <w:ilvl w:val="0"/>
                <w:numId w:val="130"/>
              </w:numPr>
              <w:spacing w:after="120" w:line="240" w:lineRule="auto"/>
              <w:ind w:left="302" w:hanging="360"/>
              <w:rPr/>
            </w:pPr>
            <w:r w:rsidDel="00000000" w:rsidR="00000000" w:rsidRPr="00000000">
              <w:rPr>
                <w:rFonts w:ascii="Calibri" w:cs="Calibri" w:eastAsia="Calibri" w:hAnsi="Calibri"/>
                <w:color w:val="274e13"/>
                <w:rtl w:val="0"/>
              </w:rPr>
              <w:t xml:space="preserve">Mampu menyampaikan permohonan maaf atas ketidaknyamanan yang dialami nasabah secara tulus.</w:t>
            </w:r>
            <w:r w:rsidDel="00000000" w:rsidR="00000000" w:rsidRPr="00000000">
              <w:rPr>
                <w:rtl w:val="0"/>
              </w:rPr>
            </w:r>
          </w:p>
          <w:p w:rsidR="00000000" w:rsidDel="00000000" w:rsidP="00000000" w:rsidRDefault="00000000" w:rsidRPr="00000000" w14:paraId="000000D6">
            <w:pPr>
              <w:numPr>
                <w:ilvl w:val="0"/>
                <w:numId w:val="130"/>
              </w:numPr>
              <w:spacing w:after="120" w:line="240" w:lineRule="auto"/>
              <w:ind w:left="302" w:hanging="360"/>
              <w:rPr/>
            </w:pPr>
            <w:r w:rsidDel="00000000" w:rsidR="00000000" w:rsidRPr="00000000">
              <w:rPr>
                <w:rFonts w:ascii="Calibri" w:cs="Calibri" w:eastAsia="Calibri" w:hAnsi="Calibri"/>
                <w:color w:val="274e13"/>
                <w:rtl w:val="0"/>
              </w:rPr>
              <w:t xml:space="preserve">Mampu menjelaskan estimasi waktu penanganan masalah secara jujur tanpa memberikan janji manis yang tak pasti.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tahapan penanganan keluhan secara mandiri, memberikan kepastian solusi sesuai kewenangan, atau meneruskan ke unit terkait tepat waktu.</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DA">
            <w:pPr>
              <w:numPr>
                <w:ilvl w:val="0"/>
                <w:numId w:val="131"/>
              </w:numPr>
              <w:spacing w:after="120" w:line="240" w:lineRule="auto"/>
              <w:ind w:left="302" w:hanging="360"/>
              <w:rPr/>
            </w:pPr>
            <w:r w:rsidDel="00000000" w:rsidR="00000000" w:rsidRPr="00000000">
              <w:rPr>
                <w:rFonts w:ascii="Calibri" w:cs="Calibri" w:eastAsia="Calibri" w:hAnsi="Calibri"/>
                <w:color w:val="274e13"/>
                <w:rtl w:val="0"/>
              </w:rPr>
              <w:t xml:space="preserve">Mampu menyelesaikan masalah keluhan transaksi harian secara cepat pada kesempatan pertama (</w:t>
            </w:r>
            <w:r w:rsidDel="00000000" w:rsidR="00000000" w:rsidRPr="00000000">
              <w:rPr>
                <w:rFonts w:ascii="Calibri" w:cs="Calibri" w:eastAsia="Calibri" w:hAnsi="Calibri"/>
                <w:i w:val="1"/>
                <w:iCs w:val="1"/>
                <w:color w:val="274e13"/>
                <w:rtl w:val="0"/>
              </w:rPr>
              <w:t xml:space="preserve">first contact resolution</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0DB">
            <w:pPr>
              <w:numPr>
                <w:ilvl w:val="0"/>
                <w:numId w:val="131"/>
              </w:numPr>
              <w:spacing w:after="120" w:line="240" w:lineRule="auto"/>
              <w:ind w:left="302" w:hanging="360"/>
              <w:rPr/>
            </w:pPr>
            <w:r w:rsidDel="00000000" w:rsidR="00000000" w:rsidRPr="00000000">
              <w:rPr>
                <w:rFonts w:ascii="Calibri" w:cs="Calibri" w:eastAsia="Calibri" w:hAnsi="Calibri"/>
                <w:color w:val="274e13"/>
                <w:rtl w:val="0"/>
              </w:rPr>
              <w:t xml:space="preserve">Mampu mengawal (</w:t>
            </w:r>
            <w:r w:rsidDel="00000000" w:rsidR="00000000" w:rsidRPr="00000000">
              <w:rPr>
                <w:rFonts w:ascii="Calibri" w:cs="Calibri" w:eastAsia="Calibri" w:hAnsi="Calibri"/>
                <w:i w:val="1"/>
                <w:iCs w:val="1"/>
                <w:color w:val="274e13"/>
                <w:rtl w:val="0"/>
              </w:rPr>
              <w:t xml:space="preserve">follow up</w:t>
            </w:r>
            <w:r w:rsidDel="00000000" w:rsidR="00000000" w:rsidRPr="00000000">
              <w:rPr>
                <w:rFonts w:ascii="Calibri" w:cs="Calibri" w:eastAsia="Calibri" w:hAnsi="Calibri"/>
                <w:color w:val="274e13"/>
                <w:rtl w:val="0"/>
              </w:rPr>
              <w:t xml:space="preserve">) perkembangan keluhan nasabah ke unit teknis dan menginformasikannya kembali secara proaktif.</w:t>
            </w:r>
            <w:r w:rsidDel="00000000" w:rsidR="00000000" w:rsidRPr="00000000">
              <w:rPr>
                <w:rtl w:val="0"/>
              </w:rPr>
            </w:r>
          </w:p>
          <w:p w:rsidR="00000000" w:rsidDel="00000000" w:rsidP="00000000" w:rsidRDefault="00000000" w:rsidRPr="00000000" w14:paraId="000000DC">
            <w:pPr>
              <w:numPr>
                <w:ilvl w:val="0"/>
                <w:numId w:val="131"/>
              </w:numPr>
              <w:spacing w:after="120" w:line="240" w:lineRule="auto"/>
              <w:ind w:left="302" w:hanging="360"/>
              <w:rPr/>
            </w:pPr>
            <w:r w:rsidDel="00000000" w:rsidR="00000000" w:rsidRPr="00000000">
              <w:rPr>
                <w:rFonts w:ascii="Calibri" w:cs="Calibri" w:eastAsia="Calibri" w:hAnsi="Calibri"/>
                <w:color w:val="274e13"/>
                <w:rtl w:val="0"/>
              </w:rPr>
              <w:t xml:space="preserve">Mampu mengubah rasa kecewa nasabah menjadi rasa percaya kembali melalui pelayanan pemulihan yang berkesan.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akar penyebab keluhan (</w:t>
            </w:r>
            <w:r w:rsidDel="00000000" w:rsidR="00000000" w:rsidRPr="00000000">
              <w:rPr>
                <w:rFonts w:ascii="Calibri" w:cs="Calibri" w:eastAsia="Calibri" w:hAnsi="Calibri"/>
                <w:i w:val="1"/>
                <w:iCs w:val="1"/>
                <w:color w:val="274e13"/>
                <w:rtl w:val="0"/>
              </w:rPr>
              <w:t xml:space="preserve">root cause analysis</w:t>
            </w:r>
            <w:r w:rsidDel="00000000" w:rsidR="00000000" w:rsidRPr="00000000">
              <w:rPr>
                <w:rFonts w:ascii="Calibri" w:cs="Calibri" w:eastAsia="Calibri" w:hAnsi="Calibri"/>
                <w:color w:val="274e13"/>
                <w:rtl w:val="0"/>
              </w:rPr>
              <w:t xml:space="preserve">), menangani nasabah yang sangat emosional/agresif, serta mengusulkan perbaikan operasional.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E0">
            <w:pPr>
              <w:numPr>
                <w:ilvl w:val="0"/>
                <w:numId w:val="132"/>
              </w:numPr>
              <w:spacing w:after="120" w:line="240" w:lineRule="auto"/>
              <w:ind w:left="302" w:hanging="360"/>
              <w:rPr/>
            </w:pPr>
            <w:r w:rsidDel="00000000" w:rsidR="00000000" w:rsidRPr="00000000">
              <w:rPr>
                <w:rFonts w:ascii="Calibri" w:cs="Calibri" w:eastAsia="Calibri" w:hAnsi="Calibri"/>
                <w:color w:val="274e13"/>
                <w:rtl w:val="0"/>
              </w:rPr>
              <w:t xml:space="preserve">Mampu menghadapi nasabah yang sangat emosional/marah dengan kepala dingin, empati tinggi, dan ketenangan diri.</w:t>
            </w:r>
            <w:r w:rsidDel="00000000" w:rsidR="00000000" w:rsidRPr="00000000">
              <w:rPr>
                <w:rtl w:val="0"/>
              </w:rPr>
            </w:r>
          </w:p>
          <w:p w:rsidR="00000000" w:rsidDel="00000000" w:rsidP="00000000" w:rsidRDefault="00000000" w:rsidRPr="00000000" w14:paraId="000000E1">
            <w:pPr>
              <w:numPr>
                <w:ilvl w:val="0"/>
                <w:numId w:val="132"/>
              </w:numPr>
              <w:spacing w:after="120" w:line="240" w:lineRule="auto"/>
              <w:ind w:left="302" w:hanging="360"/>
              <w:rPr/>
            </w:pPr>
            <w:r w:rsidDel="00000000" w:rsidR="00000000" w:rsidRPr="00000000">
              <w:rPr>
                <w:rFonts w:ascii="Calibri" w:cs="Calibri" w:eastAsia="Calibri" w:hAnsi="Calibri"/>
                <w:color w:val="274e13"/>
                <w:rtl w:val="0"/>
              </w:rPr>
              <w:t xml:space="preserve">Mampu menawarkan penanganan jalan tengah (</w:t>
            </w:r>
            <w:r w:rsidDel="00000000" w:rsidR="00000000" w:rsidRPr="00000000">
              <w:rPr>
                <w:rFonts w:ascii="Calibri" w:cs="Calibri" w:eastAsia="Calibri" w:hAnsi="Calibri"/>
                <w:i w:val="1"/>
                <w:iCs w:val="1"/>
                <w:color w:val="274e13"/>
                <w:rtl w:val="0"/>
              </w:rPr>
              <w:t xml:space="preserve">win-win solution</w:t>
            </w:r>
            <w:r w:rsidDel="00000000" w:rsidR="00000000" w:rsidRPr="00000000">
              <w:rPr>
                <w:rFonts w:ascii="Calibri" w:cs="Calibri" w:eastAsia="Calibri" w:hAnsi="Calibri"/>
                <w:color w:val="274e13"/>
                <w:rtl w:val="0"/>
              </w:rPr>
              <w:t xml:space="preserve">) yang adil bagi nasabah dan tidak merugikan bank.</w:t>
            </w:r>
            <w:r w:rsidDel="00000000" w:rsidR="00000000" w:rsidRPr="00000000">
              <w:rPr>
                <w:rtl w:val="0"/>
              </w:rPr>
            </w:r>
          </w:p>
          <w:p w:rsidR="00000000" w:rsidDel="00000000" w:rsidP="00000000" w:rsidRDefault="00000000" w:rsidRPr="00000000" w14:paraId="000000E2">
            <w:pPr>
              <w:numPr>
                <w:ilvl w:val="0"/>
                <w:numId w:val="132"/>
              </w:numPr>
              <w:spacing w:after="120" w:line="240" w:lineRule="auto"/>
              <w:ind w:left="302" w:hanging="360"/>
              <w:rPr/>
            </w:pPr>
            <w:r w:rsidDel="00000000" w:rsidR="00000000" w:rsidRPr="00000000">
              <w:rPr>
                <w:rFonts w:ascii="Calibri" w:cs="Calibri" w:eastAsia="Calibri" w:hAnsi="Calibri"/>
                <w:color w:val="274e13"/>
                <w:rtl w:val="0"/>
              </w:rPr>
              <w:t xml:space="preserve">Mampu menentukan kelemahan proses pelayanan berdasarkan pola keluhan dan mengusulkan perbaikannya.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tata kelola penanganan pengaduan nasabah (</w:t>
            </w:r>
            <w:r w:rsidDel="00000000" w:rsidR="00000000" w:rsidRPr="00000000">
              <w:rPr>
                <w:rFonts w:ascii="Calibri" w:cs="Calibri" w:eastAsia="Calibri" w:hAnsi="Calibri"/>
                <w:i w:val="1"/>
                <w:iCs w:val="1"/>
                <w:color w:val="274e13"/>
                <w:rtl w:val="0"/>
              </w:rPr>
              <w:t xml:space="preserve">complaint management system</w:t>
            </w:r>
            <w:r w:rsidDel="00000000" w:rsidR="00000000" w:rsidRPr="00000000">
              <w:rPr>
                <w:rFonts w:ascii="Calibri" w:cs="Calibri" w:eastAsia="Calibri" w:hAnsi="Calibri"/>
                <w:color w:val="274e13"/>
                <w:rtl w:val="0"/>
              </w:rPr>
              <w:t xml:space="preserve">) strategis untuk meningkatkan customer retention.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E6">
            <w:pPr>
              <w:numPr>
                <w:ilvl w:val="0"/>
                <w:numId w:val="133"/>
              </w:numPr>
              <w:spacing w:after="120" w:line="240" w:lineRule="auto"/>
              <w:ind w:left="302" w:hanging="360"/>
              <w:rPr/>
            </w:pPr>
            <w:r w:rsidDel="00000000" w:rsidR="00000000" w:rsidRPr="00000000">
              <w:rPr>
                <w:rFonts w:ascii="Calibri" w:cs="Calibri" w:eastAsia="Calibri" w:hAnsi="Calibri"/>
                <w:color w:val="274e13"/>
                <w:rtl w:val="0"/>
              </w:rPr>
              <w:t xml:space="preserve">Mampu merancang kebijakan penanganan komplain yang manusiawi, cepat, dan bermartabat demi menjaga reputasi bank.</w:t>
            </w:r>
            <w:r w:rsidDel="00000000" w:rsidR="00000000" w:rsidRPr="00000000">
              <w:rPr>
                <w:rtl w:val="0"/>
              </w:rPr>
            </w:r>
          </w:p>
          <w:p w:rsidR="00000000" w:rsidDel="00000000" w:rsidP="00000000" w:rsidRDefault="00000000" w:rsidRPr="00000000" w14:paraId="000000E7">
            <w:pPr>
              <w:numPr>
                <w:ilvl w:val="0"/>
                <w:numId w:val="133"/>
              </w:numPr>
              <w:spacing w:after="120" w:line="240" w:lineRule="auto"/>
              <w:ind w:left="302" w:hanging="360"/>
              <w:rPr/>
            </w:pPr>
            <w:r w:rsidDel="00000000" w:rsidR="00000000" w:rsidRPr="00000000">
              <w:rPr>
                <w:rFonts w:ascii="Calibri" w:cs="Calibri" w:eastAsia="Calibri" w:hAnsi="Calibri"/>
                <w:color w:val="274e13"/>
                <w:rtl w:val="0"/>
              </w:rPr>
              <w:t xml:space="preserve">Mampu mendampingi staf dalam menangani kasus-kasus sengketa kritis yang berpotensi menyentuh ranah hukum atau media.</w:t>
            </w:r>
            <w:r w:rsidDel="00000000" w:rsidR="00000000" w:rsidRPr="00000000">
              <w:rPr>
                <w:rtl w:val="0"/>
              </w:rPr>
            </w:r>
          </w:p>
        </w:tc>
      </w:tr>
    </w:tbl>
    <w:p w:rsidR="00000000" w:rsidDel="00000000" w:rsidP="00000000" w:rsidRDefault="00000000" w:rsidRPr="00000000" w14:paraId="000000E8">
      <w:pPr>
        <w:pStyle w:val="Heading2"/>
        <w:spacing w:after="80" w:before="360" w:line="300" w:lineRule="auto"/>
        <w:rPr>
          <w:rFonts w:ascii="Calibri" w:cs="Calibri" w:eastAsia="Calibri" w:hAnsi="Calibri"/>
          <w:color w:val="274e13"/>
          <w:sz w:val="29"/>
          <w:szCs w:val="29"/>
        </w:rPr>
      </w:pPr>
      <w:r w:rsidDel="00000000" w:rsidR="00000000" w:rsidRPr="00000000">
        <w:rPr>
          <w:rtl w:val="0"/>
        </w:rPr>
      </w:r>
    </w:p>
    <w:p w:rsidR="00000000" w:rsidDel="00000000" w:rsidP="00000000" w:rsidRDefault="00000000" w:rsidRPr="00000000" w14:paraId="000000E9">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(SBT-07) Membuka Rekening</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memproses permohonan pembukaan rekening DPK secara terstruktur, cermat, ramah, serta mematuhi prinsip kehati-hatian (KYC/AML).</w:t>
      </w:r>
    </w:p>
    <w:tbl>
      <w:tblPr>
        <w:tblStyle w:val="Table7"/>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0"/>
        <w:gridCol w:w="6200"/>
        <w:tblGridChange w:id="0">
          <w:tblGrid>
            <w:gridCol w:w="3160"/>
            <w:gridCol w:w="620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jenis-jenis formulir pembukaan rekening (Perorangan dan Nonperorangan) serta kelengkapan dokumen identitas dasar.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EE">
            <w:pPr>
              <w:numPr>
                <w:ilvl w:val="0"/>
                <w:numId w:val="134"/>
              </w:numPr>
              <w:spacing w:after="120" w:line="240" w:lineRule="auto"/>
              <w:ind w:left="302" w:hanging="360"/>
              <w:rPr/>
            </w:pPr>
            <w:r w:rsidDel="00000000" w:rsidR="00000000" w:rsidRPr="00000000">
              <w:rPr>
                <w:rFonts w:ascii="Calibri" w:cs="Calibri" w:eastAsia="Calibri" w:hAnsi="Calibri"/>
                <w:color w:val="274e13"/>
                <w:rtl w:val="0"/>
              </w:rPr>
              <w:t xml:space="preserve">Mampu menentukan dan menjelaskan kesesuaian formulir dan syarat identitas calon nasabah dengan cermat.</w:t>
            </w:r>
            <w:r w:rsidDel="00000000" w:rsidR="00000000" w:rsidRPr="00000000">
              <w:rPr>
                <w:rtl w:val="0"/>
              </w:rPr>
            </w:r>
          </w:p>
          <w:p w:rsidR="00000000" w:rsidDel="00000000" w:rsidP="00000000" w:rsidRDefault="00000000" w:rsidRPr="00000000" w14:paraId="000000EF">
            <w:pPr>
              <w:numPr>
                <w:ilvl w:val="0"/>
                <w:numId w:val="134"/>
              </w:numPr>
              <w:spacing w:after="120" w:line="240" w:lineRule="auto"/>
              <w:ind w:left="302" w:hanging="360"/>
              <w:rPr/>
            </w:pPr>
            <w:r w:rsidDel="00000000" w:rsidR="00000000" w:rsidRPr="00000000">
              <w:rPr>
                <w:rFonts w:ascii="Calibri" w:cs="Calibri" w:eastAsia="Calibri" w:hAnsi="Calibri"/>
                <w:color w:val="274e13"/>
                <w:rtl w:val="0"/>
              </w:rPr>
              <w:t xml:space="preserve">Mampu menyambut calon nasabah yang ingin membuka rekening baru dengan sikap hangat dan terbuka.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dan memverifikasi kelengkapan, keabsahan dokumen identitas, serta melakukan </w:t>
            </w:r>
            <w:r w:rsidDel="00000000" w:rsidR="00000000" w:rsidRPr="00000000">
              <w:rPr>
                <w:rFonts w:ascii="Calibri" w:cs="Calibri" w:eastAsia="Calibri" w:hAnsi="Calibri"/>
                <w:i w:val="1"/>
                <w:iCs w:val="1"/>
                <w:color w:val="274e13"/>
                <w:rtl w:val="0"/>
              </w:rPr>
              <w:t xml:space="preserve">inputting</w:t>
            </w:r>
            <w:r w:rsidDel="00000000" w:rsidR="00000000" w:rsidRPr="00000000">
              <w:rPr>
                <w:rFonts w:ascii="Calibri" w:cs="Calibri" w:eastAsia="Calibri" w:hAnsi="Calibri"/>
                <w:color w:val="274e13"/>
                <w:rtl w:val="0"/>
              </w:rPr>
              <w:t xml:space="preserve"> data nasabah ke dalam sistem </w:t>
            </w:r>
            <w:r w:rsidDel="00000000" w:rsidR="00000000" w:rsidRPr="00000000">
              <w:rPr>
                <w:rFonts w:ascii="Calibri" w:cs="Calibri" w:eastAsia="Calibri" w:hAnsi="Calibri"/>
                <w:i w:val="1"/>
                <w:iCs w:val="1"/>
                <w:color w:val="274e13"/>
                <w:rtl w:val="0"/>
              </w:rPr>
              <w:t xml:space="preserve">core banking</w:t>
            </w:r>
            <w:r w:rsidDel="00000000" w:rsidR="00000000" w:rsidRPr="00000000">
              <w:rPr>
                <w:rFonts w:ascii="Calibri" w:cs="Calibri" w:eastAsia="Calibri" w:hAnsi="Calibri"/>
                <w:color w:val="274e13"/>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F3">
            <w:pPr>
              <w:numPr>
                <w:ilvl w:val="0"/>
                <w:numId w:val="138"/>
              </w:numPr>
              <w:spacing w:after="120" w:line="240" w:lineRule="auto"/>
              <w:ind w:left="302" w:hanging="360"/>
              <w:rPr/>
            </w:pPr>
            <w:r w:rsidDel="00000000" w:rsidR="00000000" w:rsidRPr="00000000">
              <w:rPr>
                <w:rFonts w:ascii="Calibri" w:cs="Calibri" w:eastAsia="Calibri" w:hAnsi="Calibri"/>
                <w:color w:val="274e13"/>
                <w:rtl w:val="0"/>
              </w:rPr>
              <w:t xml:space="preserve">Mampu membimbing nasabah dalam pengisian data permohonan jika nasabah mengalami kesulitan.</w:t>
            </w:r>
            <w:r w:rsidDel="00000000" w:rsidR="00000000" w:rsidRPr="00000000">
              <w:rPr>
                <w:rtl w:val="0"/>
              </w:rPr>
            </w:r>
          </w:p>
          <w:p w:rsidR="00000000" w:rsidDel="00000000" w:rsidP="00000000" w:rsidRDefault="00000000" w:rsidRPr="00000000" w14:paraId="000000F4">
            <w:pPr>
              <w:numPr>
                <w:ilvl w:val="0"/>
                <w:numId w:val="138"/>
              </w:numPr>
              <w:spacing w:after="120" w:line="240" w:lineRule="auto"/>
              <w:ind w:left="302" w:hanging="360"/>
              <w:rPr/>
            </w:pPr>
            <w:r w:rsidDel="00000000" w:rsidR="00000000" w:rsidRPr="00000000">
              <w:rPr>
                <w:rFonts w:ascii="Calibri" w:cs="Calibri" w:eastAsia="Calibri" w:hAnsi="Calibri"/>
                <w:color w:val="274e13"/>
                <w:rtl w:val="0"/>
              </w:rPr>
              <w:t xml:space="preserve">Mampu melakukan input data calon nasabah (</w:t>
            </w:r>
            <w:r w:rsidDel="00000000" w:rsidR="00000000" w:rsidRPr="00000000">
              <w:rPr>
                <w:rFonts w:ascii="Calibri" w:cs="Calibri" w:eastAsia="Calibri" w:hAnsi="Calibri"/>
                <w:i w:val="1"/>
                <w:iCs w:val="1"/>
                <w:color w:val="274e13"/>
                <w:rtl w:val="0"/>
              </w:rPr>
              <w:t xml:space="preserve">CIF</w:t>
            </w:r>
            <w:r w:rsidDel="00000000" w:rsidR="00000000" w:rsidRPr="00000000">
              <w:rPr>
                <w:rFonts w:ascii="Calibri" w:cs="Calibri" w:eastAsia="Calibri" w:hAnsi="Calibri"/>
                <w:color w:val="274e13"/>
                <w:rtl w:val="0"/>
              </w:rPr>
              <w:t xml:space="preserve">) ke dalam sistem secara akurat dan tidak tergesa-gesa.</w:t>
            </w:r>
            <w:r w:rsidDel="00000000" w:rsidR="00000000" w:rsidRPr="00000000">
              <w:rPr>
                <w:rtl w:val="0"/>
              </w:rPr>
            </w:r>
          </w:p>
          <w:p w:rsidR="00000000" w:rsidDel="00000000" w:rsidP="00000000" w:rsidRDefault="00000000" w:rsidRPr="00000000" w14:paraId="000000F5">
            <w:pPr>
              <w:numPr>
                <w:ilvl w:val="0"/>
                <w:numId w:val="138"/>
              </w:numPr>
              <w:spacing w:after="120" w:line="240" w:lineRule="auto"/>
              <w:ind w:left="302" w:hanging="360"/>
              <w:rPr/>
            </w:pPr>
            <w:r w:rsidDel="00000000" w:rsidR="00000000" w:rsidRPr="00000000">
              <w:rPr>
                <w:rFonts w:ascii="Calibri" w:cs="Calibri" w:eastAsia="Calibri" w:hAnsi="Calibri"/>
                <w:color w:val="274e13"/>
                <w:rtl w:val="0"/>
              </w:rPr>
              <w:t xml:space="preserve">Mampu mengkonfirmasi ulang kebenaran data diri kepada calon nasabah dengan ramah sebelum disimpan.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prosedur KYC/APU-PPT secara cermat dalam proses pembukaan rekening berbagai kualifikasi nasabah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F9">
            <w:pPr>
              <w:numPr>
                <w:ilvl w:val="0"/>
                <w:numId w:val="139"/>
              </w:numPr>
              <w:spacing w:after="120" w:line="240" w:lineRule="auto"/>
              <w:ind w:left="302" w:hanging="360"/>
              <w:rPr/>
            </w:pPr>
            <w:r w:rsidDel="00000000" w:rsidR="00000000" w:rsidRPr="00000000">
              <w:rPr>
                <w:rFonts w:ascii="Calibri" w:cs="Calibri" w:eastAsia="Calibri" w:hAnsi="Calibri"/>
                <w:color w:val="274e13"/>
                <w:rtl w:val="0"/>
              </w:rPr>
              <w:t xml:space="preserve">Mampu menerapkan skrining profil risiko nasabah (KYC) secara alami melalui perbincangan yang santun (</w:t>
            </w:r>
            <w:r w:rsidDel="00000000" w:rsidR="00000000" w:rsidRPr="00000000">
              <w:rPr>
                <w:rFonts w:ascii="Calibri" w:cs="Calibri" w:eastAsia="Calibri" w:hAnsi="Calibri"/>
                <w:i w:val="1"/>
                <w:iCs w:val="1"/>
                <w:color w:val="274e13"/>
                <w:rtl w:val="0"/>
              </w:rPr>
              <w:t xml:space="preserve">conversational screening</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0FA">
            <w:pPr>
              <w:numPr>
                <w:ilvl w:val="0"/>
                <w:numId w:val="139"/>
              </w:numPr>
              <w:spacing w:after="120" w:line="240" w:lineRule="auto"/>
              <w:ind w:left="302" w:hanging="360"/>
              <w:rPr/>
            </w:pPr>
            <w:r w:rsidDel="00000000" w:rsidR="00000000" w:rsidRPr="00000000">
              <w:rPr>
                <w:rFonts w:ascii="Calibri" w:cs="Calibri" w:eastAsia="Calibri" w:hAnsi="Calibri"/>
                <w:color w:val="274e13"/>
                <w:rtl w:val="0"/>
              </w:rPr>
              <w:t xml:space="preserve">Mampu menuntaskan proses pembukaan rekening hingga penyerahan kartu/buku tepat waktu dan rapi.</w:t>
            </w:r>
            <w:r w:rsidDel="00000000" w:rsidR="00000000" w:rsidRPr="00000000">
              <w:rPr>
                <w:rtl w:val="0"/>
              </w:rPr>
            </w:r>
          </w:p>
          <w:p w:rsidR="00000000" w:rsidDel="00000000" w:rsidP="00000000" w:rsidRDefault="00000000" w:rsidRPr="00000000" w14:paraId="000000FB">
            <w:pPr>
              <w:numPr>
                <w:ilvl w:val="0"/>
                <w:numId w:val="139"/>
              </w:numPr>
              <w:spacing w:after="120" w:line="240" w:lineRule="auto"/>
              <w:ind w:left="302" w:hanging="360"/>
              <w:rPr/>
            </w:pPr>
            <w:r w:rsidDel="00000000" w:rsidR="00000000" w:rsidRPr="00000000">
              <w:rPr>
                <w:rFonts w:ascii="Calibri" w:cs="Calibri" w:eastAsia="Calibri" w:hAnsi="Calibri"/>
                <w:color w:val="274e13"/>
                <w:rtl w:val="0"/>
              </w:rPr>
              <w:t xml:space="preserve">Mampu memastikan kerahasiaan data pribadi nasabah tersimpan aman sejak proses awal pembukaan.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keabsahan legalitas entitas bisnis/badan hukum kompleks dan mendeteksi kejanggalan profil calon nasabah.</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FF">
            <w:pPr>
              <w:numPr>
                <w:ilvl w:val="0"/>
                <w:numId w:val="140"/>
              </w:numPr>
              <w:spacing w:after="120" w:line="240" w:lineRule="auto"/>
              <w:ind w:left="302" w:hanging="360"/>
              <w:rPr/>
            </w:pPr>
            <w:r w:rsidDel="00000000" w:rsidR="00000000" w:rsidRPr="00000000">
              <w:rPr>
                <w:rFonts w:ascii="Calibri" w:cs="Calibri" w:eastAsia="Calibri" w:hAnsi="Calibri"/>
                <w:color w:val="274e13"/>
                <w:rtl w:val="0"/>
              </w:rPr>
              <w:t xml:space="preserve">Mampu meneliti dan memutuskan keabsahan dokumen legalitas entitas bisnis/badan hukum secara kritis tanpa mengabaikan aspek kenyamanan nasabah korporasi.</w:t>
            </w:r>
            <w:r w:rsidDel="00000000" w:rsidR="00000000" w:rsidRPr="00000000">
              <w:rPr>
                <w:rtl w:val="0"/>
              </w:rPr>
            </w:r>
          </w:p>
          <w:p w:rsidR="00000000" w:rsidDel="00000000" w:rsidP="00000000" w:rsidRDefault="00000000" w:rsidRPr="00000000" w14:paraId="00000100">
            <w:pPr>
              <w:numPr>
                <w:ilvl w:val="0"/>
                <w:numId w:val="140"/>
              </w:numPr>
              <w:spacing w:after="120" w:line="240" w:lineRule="auto"/>
              <w:ind w:left="302" w:hanging="360"/>
              <w:rPr/>
            </w:pPr>
            <w:r w:rsidDel="00000000" w:rsidR="00000000" w:rsidRPr="00000000">
              <w:rPr>
                <w:rFonts w:ascii="Calibri" w:cs="Calibri" w:eastAsia="Calibri" w:hAnsi="Calibri"/>
                <w:color w:val="274e13"/>
                <w:rtl w:val="0"/>
              </w:rPr>
              <w:t xml:space="preserve">Mampu mendeteksi kecurigaan/kecurangan pemalsuan dokumen atau indikasi </w:t>
            </w:r>
            <w:r w:rsidDel="00000000" w:rsidR="00000000" w:rsidRPr="00000000">
              <w:rPr>
                <w:rFonts w:ascii="Calibri" w:cs="Calibri" w:eastAsia="Calibri" w:hAnsi="Calibri"/>
                <w:i w:val="1"/>
                <w:iCs w:val="1"/>
                <w:color w:val="274e13"/>
                <w:rtl w:val="0"/>
              </w:rPr>
              <w:t xml:space="preserve">High Risk Customer</w:t>
            </w:r>
            <w:r w:rsidDel="00000000" w:rsidR="00000000" w:rsidRPr="00000000">
              <w:rPr>
                <w:rFonts w:ascii="Calibri" w:cs="Calibri" w:eastAsia="Calibri" w:hAnsi="Calibri"/>
                <w:color w:val="274e13"/>
                <w:rtl w:val="0"/>
              </w:rPr>
              <w:t xml:space="preserve"> secara bijaksana.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dan mengoptimalkan efisiensi alur kerja pembukaan rekening (termasuk digital </w:t>
            </w:r>
            <w:r w:rsidDel="00000000" w:rsidR="00000000" w:rsidRPr="00000000">
              <w:rPr>
                <w:rFonts w:ascii="Calibri" w:cs="Calibri" w:eastAsia="Calibri" w:hAnsi="Calibri"/>
                <w:i w:val="1"/>
                <w:iCs w:val="1"/>
                <w:color w:val="274e13"/>
                <w:rtl w:val="0"/>
              </w:rPr>
              <w:t xml:space="preserve">onboarding</w:t>
            </w:r>
            <w:r w:rsidDel="00000000" w:rsidR="00000000" w:rsidRPr="00000000">
              <w:rPr>
                <w:rFonts w:ascii="Calibri" w:cs="Calibri" w:eastAsia="Calibri" w:hAnsi="Calibri"/>
                <w:color w:val="274e13"/>
                <w:rtl w:val="0"/>
              </w:rPr>
              <w:t xml:space="preserve">) yang aman dan patuh regulasi.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04">
            <w:pPr>
              <w:numPr>
                <w:ilvl w:val="0"/>
                <w:numId w:val="141"/>
              </w:numPr>
              <w:spacing w:after="120" w:line="240" w:lineRule="auto"/>
              <w:ind w:left="302" w:hanging="360"/>
              <w:rPr/>
            </w:pPr>
            <w:r w:rsidDel="00000000" w:rsidR="00000000" w:rsidRPr="00000000">
              <w:rPr>
                <w:rFonts w:ascii="Calibri" w:cs="Calibri" w:eastAsia="Calibri" w:hAnsi="Calibri"/>
                <w:color w:val="274e13"/>
                <w:rtl w:val="0"/>
              </w:rPr>
              <w:t xml:space="preserve">Mampu mengembangkan proses pembukaan rekening yang lebih ringkas (</w:t>
            </w:r>
            <w:r w:rsidDel="00000000" w:rsidR="00000000" w:rsidRPr="00000000">
              <w:rPr>
                <w:rFonts w:ascii="Calibri" w:cs="Calibri" w:eastAsia="Calibri" w:hAnsi="Calibri"/>
                <w:i w:val="1"/>
                <w:iCs w:val="1"/>
                <w:color w:val="274e13"/>
                <w:rtl w:val="0"/>
              </w:rPr>
              <w:t xml:space="preserve">seamless</w:t>
            </w:r>
            <w:r w:rsidDel="00000000" w:rsidR="00000000" w:rsidRPr="00000000">
              <w:rPr>
                <w:rFonts w:ascii="Calibri" w:cs="Calibri" w:eastAsia="Calibri" w:hAnsi="Calibri"/>
                <w:color w:val="274e13"/>
                <w:rtl w:val="0"/>
              </w:rPr>
              <w:t xml:space="preserve">) dan menyenangkan bagi calon nasabah.</w:t>
            </w:r>
            <w:r w:rsidDel="00000000" w:rsidR="00000000" w:rsidRPr="00000000">
              <w:rPr>
                <w:rtl w:val="0"/>
              </w:rPr>
            </w:r>
          </w:p>
          <w:p w:rsidR="00000000" w:rsidDel="00000000" w:rsidP="00000000" w:rsidRDefault="00000000" w:rsidRPr="00000000" w14:paraId="00000105">
            <w:pPr>
              <w:numPr>
                <w:ilvl w:val="0"/>
                <w:numId w:val="141"/>
              </w:numPr>
              <w:spacing w:after="120" w:line="240" w:lineRule="auto"/>
              <w:ind w:left="302" w:hanging="360"/>
              <w:rPr/>
            </w:pPr>
            <w:r w:rsidDel="00000000" w:rsidR="00000000" w:rsidRPr="00000000">
              <w:rPr>
                <w:rFonts w:ascii="Calibri" w:cs="Calibri" w:eastAsia="Calibri" w:hAnsi="Calibri"/>
                <w:color w:val="274e13"/>
                <w:rtl w:val="0"/>
              </w:rPr>
              <w:t xml:space="preserve">Mampu menjadi acuan keputusan dalam pemberian diskresi pembukaan rekening khusus yang bernilai strategis bagi bank.</w:t>
            </w:r>
            <w:r w:rsidDel="00000000" w:rsidR="00000000" w:rsidRPr="00000000">
              <w:rPr>
                <w:rtl w:val="0"/>
              </w:rPr>
            </w:r>
          </w:p>
          <w:p w:rsidR="00000000" w:rsidDel="00000000" w:rsidP="00000000" w:rsidRDefault="00000000" w:rsidRPr="00000000" w14:paraId="00000106">
            <w:pPr>
              <w:numPr>
                <w:ilvl w:val="0"/>
                <w:numId w:val="141"/>
              </w:numPr>
              <w:spacing w:after="120" w:line="240" w:lineRule="auto"/>
              <w:ind w:left="302" w:hanging="360"/>
              <w:rPr/>
            </w:pPr>
            <w:r w:rsidDel="00000000" w:rsidR="00000000" w:rsidRPr="00000000">
              <w:rPr>
                <w:rFonts w:ascii="Calibri" w:cs="Calibri" w:eastAsia="Calibri" w:hAnsi="Calibri"/>
                <w:color w:val="274e13"/>
                <w:rtl w:val="0"/>
              </w:rPr>
              <w:t xml:space="preserve">Mampu mengedukasi tim untuk selalu menyeimbangkan aspek </w:t>
            </w:r>
            <w:r w:rsidDel="00000000" w:rsidR="00000000" w:rsidRPr="00000000">
              <w:rPr>
                <w:rFonts w:ascii="Calibri" w:cs="Calibri" w:eastAsia="Calibri" w:hAnsi="Calibri"/>
                <w:i w:val="1"/>
                <w:iCs w:val="1"/>
                <w:color w:val="274e13"/>
                <w:rtl w:val="0"/>
              </w:rPr>
              <w:t xml:space="preserve">compliance</w:t>
            </w:r>
            <w:r w:rsidDel="00000000" w:rsidR="00000000" w:rsidRPr="00000000">
              <w:rPr>
                <w:rFonts w:ascii="Calibri" w:cs="Calibri" w:eastAsia="Calibri" w:hAnsi="Calibri"/>
                <w:color w:val="274e13"/>
                <w:rtl w:val="0"/>
              </w:rPr>
              <w:t xml:space="preserve"> (kepatuhan) dan </w:t>
            </w:r>
            <w:r w:rsidDel="00000000" w:rsidR="00000000" w:rsidRPr="00000000">
              <w:rPr>
                <w:rFonts w:ascii="Calibri" w:cs="Calibri" w:eastAsia="Calibri" w:hAnsi="Calibri"/>
                <w:i w:val="1"/>
                <w:iCs w:val="1"/>
                <w:color w:val="274e13"/>
                <w:rtl w:val="0"/>
              </w:rPr>
              <w:t xml:space="preserve">customer experience</w:t>
            </w:r>
            <w:r w:rsidDel="00000000" w:rsidR="00000000" w:rsidRPr="00000000">
              <w:rPr>
                <w:rFonts w:ascii="Calibri" w:cs="Calibri" w:eastAsia="Calibri" w:hAnsi="Calibri"/>
                <w:color w:val="274e13"/>
                <w:rtl w:val="0"/>
              </w:rPr>
              <w:t xml:space="preserve">.</w:t>
            </w:r>
            <w:r w:rsidDel="00000000" w:rsidR="00000000" w:rsidRPr="00000000">
              <w:rPr>
                <w:rtl w:val="0"/>
              </w:rPr>
            </w:r>
          </w:p>
        </w:tc>
      </w:tr>
    </w:tbl>
    <w:p w:rsidR="00000000" w:rsidDel="00000000" w:rsidP="00000000" w:rsidRDefault="00000000" w:rsidRPr="00000000" w14:paraId="00000107">
      <w:pPr>
        <w:pStyle w:val="Heading2"/>
        <w:spacing w:after="80" w:before="360" w:line="300" w:lineRule="auto"/>
        <w:rPr>
          <w:rFonts w:ascii="Calibri" w:cs="Calibri" w:eastAsia="Calibri" w:hAnsi="Calibri"/>
          <w:color w:val="274e13"/>
          <w:sz w:val="29"/>
          <w:szCs w:val="29"/>
        </w:rPr>
      </w:pPr>
      <w:r w:rsidDel="00000000" w:rsidR="00000000" w:rsidRPr="00000000">
        <w:rPr>
          <w:rtl w:val="0"/>
        </w:rPr>
      </w:r>
    </w:p>
    <w:p w:rsidR="00000000" w:rsidDel="00000000" w:rsidP="00000000" w:rsidRDefault="00000000" w:rsidRPr="00000000" w14:paraId="00000108">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(SBT-08) Memelihara Rekening Nasabah</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mengelola perubahan data, pemblokiran, penggantian sarana transaksi, dan penutupan rekening secara aman, cermat, dan beretika.</w:t>
      </w:r>
    </w:p>
    <w:tbl>
      <w:tblPr>
        <w:tblStyle w:val="Table8"/>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3"/>
        <w:gridCol w:w="6197"/>
        <w:tblGridChange w:id="0">
          <w:tblGrid>
            <w:gridCol w:w="3163"/>
            <w:gridCol w:w="619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jenis-jenis pemeliharaan rekening (</w:t>
            </w:r>
            <w:r w:rsidDel="00000000" w:rsidR="00000000" w:rsidRPr="00000000">
              <w:rPr>
                <w:rFonts w:ascii="Calibri" w:cs="Calibri" w:eastAsia="Calibri" w:hAnsi="Calibri"/>
                <w:i w:val="1"/>
                <w:iCs w:val="1"/>
                <w:color w:val="274e13"/>
                <w:rtl w:val="0"/>
              </w:rPr>
              <w:t xml:space="preserve">account maintenance</w:t>
            </w:r>
            <w:r w:rsidDel="00000000" w:rsidR="00000000" w:rsidRPr="00000000">
              <w:rPr>
                <w:rFonts w:ascii="Calibri" w:cs="Calibri" w:eastAsia="Calibri" w:hAnsi="Calibri"/>
                <w:color w:val="274e13"/>
                <w:rtl w:val="0"/>
              </w:rPr>
              <w:t xml:space="preserve">) seperti ganti buku, penggantian kartu, atau ubah alamat.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0D">
            <w:pPr>
              <w:numPr>
                <w:ilvl w:val="0"/>
                <w:numId w:val="142"/>
              </w:numPr>
              <w:spacing w:after="120" w:line="240" w:lineRule="auto"/>
              <w:ind w:left="302" w:hanging="360"/>
              <w:rPr/>
            </w:pPr>
            <w:r w:rsidDel="00000000" w:rsidR="00000000" w:rsidRPr="00000000">
              <w:rPr>
                <w:rFonts w:ascii="Calibri" w:cs="Calibri" w:eastAsia="Calibri" w:hAnsi="Calibri"/>
                <w:color w:val="274e13"/>
                <w:rtl w:val="0"/>
              </w:rPr>
              <w:t xml:space="preserve">Mampu menentukan dan menguraikan kebutuhan permohonan pemeliharaan rekening nasabah dengan ramah.</w:t>
            </w:r>
            <w:r w:rsidDel="00000000" w:rsidR="00000000" w:rsidRPr="00000000">
              <w:rPr>
                <w:rtl w:val="0"/>
              </w:rPr>
            </w:r>
          </w:p>
          <w:p w:rsidR="00000000" w:rsidDel="00000000" w:rsidP="00000000" w:rsidRDefault="00000000" w:rsidRPr="00000000" w14:paraId="0000010E">
            <w:pPr>
              <w:numPr>
                <w:ilvl w:val="0"/>
                <w:numId w:val="142"/>
              </w:numPr>
              <w:spacing w:after="120" w:line="240" w:lineRule="auto"/>
              <w:ind w:left="302" w:hanging="360"/>
              <w:rPr/>
            </w:pPr>
            <w:r w:rsidDel="00000000" w:rsidR="00000000" w:rsidRPr="00000000">
              <w:rPr>
                <w:rFonts w:ascii="Calibri" w:cs="Calibri" w:eastAsia="Calibri" w:hAnsi="Calibri"/>
                <w:color w:val="274e13"/>
                <w:rtl w:val="0"/>
              </w:rPr>
              <w:t xml:space="preserve">Mampu menunjukkan persyaratan yang dibutuhkan untuk perubahan data secara transparan.</w:t>
            </w:r>
            <w:r w:rsidDel="00000000" w:rsidR="00000000" w:rsidRPr="00000000">
              <w:rPr>
                <w:rtl w:val="0"/>
              </w:rPr>
            </w:r>
          </w:p>
          <w:p w:rsidR="00000000" w:rsidDel="00000000" w:rsidP="00000000" w:rsidRDefault="00000000" w:rsidRPr="00000000" w14:paraId="0000010F">
            <w:pPr>
              <w:numPr>
                <w:ilvl w:val="0"/>
                <w:numId w:val="142"/>
              </w:numPr>
              <w:spacing w:after="120" w:line="240" w:lineRule="auto"/>
              <w:ind w:left="302" w:hanging="360"/>
              <w:rPr/>
            </w:pPr>
            <w:r w:rsidDel="00000000" w:rsidR="00000000" w:rsidRPr="00000000">
              <w:rPr>
                <w:rFonts w:ascii="Calibri" w:cs="Calibri" w:eastAsia="Calibri" w:hAnsi="Calibri"/>
                <w:color w:val="274e13"/>
                <w:rtl w:val="0"/>
              </w:rPr>
              <w:t xml:space="preserve">Mampu mengingatkan nasabah dengan santun untuk menjaga kerahasiaan PIN dan data pribadi.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validasi kewenangan pemilik rekening dan memproses permohonan pemeliharaan rekening pada sistem.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13">
            <w:pPr>
              <w:numPr>
                <w:ilvl w:val="0"/>
                <w:numId w:val="143"/>
              </w:numPr>
              <w:spacing w:after="120" w:line="240" w:lineRule="auto"/>
              <w:ind w:left="302" w:hanging="360"/>
              <w:rPr/>
            </w:pPr>
            <w:r w:rsidDel="00000000" w:rsidR="00000000" w:rsidRPr="00000000">
              <w:rPr>
                <w:rFonts w:ascii="Calibri" w:cs="Calibri" w:eastAsia="Calibri" w:hAnsi="Calibri"/>
                <w:color w:val="274e13"/>
                <w:rtl w:val="0"/>
              </w:rPr>
              <w:t xml:space="preserve">Mampu memverifikasi keabsahan pemilik rekening secara teliti guna melindungi dana nasabah dari penyalahgunaan. </w:t>
            </w:r>
            <w:r w:rsidDel="00000000" w:rsidR="00000000" w:rsidRPr="00000000">
              <w:rPr>
                <w:rtl w:val="0"/>
              </w:rPr>
            </w:r>
          </w:p>
          <w:p w:rsidR="00000000" w:rsidDel="00000000" w:rsidP="00000000" w:rsidRDefault="00000000" w:rsidRPr="00000000" w14:paraId="00000114">
            <w:pPr>
              <w:numPr>
                <w:ilvl w:val="0"/>
                <w:numId w:val="143"/>
              </w:numPr>
              <w:spacing w:after="120" w:line="240" w:lineRule="auto"/>
              <w:ind w:left="302" w:hanging="360"/>
              <w:rPr/>
            </w:pPr>
            <w:r w:rsidDel="00000000" w:rsidR="00000000" w:rsidRPr="00000000">
              <w:rPr>
                <w:rFonts w:ascii="Calibri" w:cs="Calibri" w:eastAsia="Calibri" w:hAnsi="Calibri"/>
                <w:color w:val="274e13"/>
                <w:rtl w:val="0"/>
              </w:rPr>
              <w:t xml:space="preserve">Mampu menginput pembaruan data nasabah atau registrasi </w:t>
            </w:r>
            <w:r w:rsidDel="00000000" w:rsidR="00000000" w:rsidRPr="00000000">
              <w:rPr>
                <w:rFonts w:ascii="Calibri" w:cs="Calibri" w:eastAsia="Calibri" w:hAnsi="Calibri"/>
                <w:i w:val="1"/>
                <w:iCs w:val="1"/>
                <w:color w:val="274e13"/>
                <w:rtl w:val="0"/>
              </w:rPr>
              <w:t xml:space="preserve">e-channel</w:t>
            </w:r>
            <w:r w:rsidDel="00000000" w:rsidR="00000000" w:rsidRPr="00000000">
              <w:rPr>
                <w:rFonts w:ascii="Calibri" w:cs="Calibri" w:eastAsia="Calibri" w:hAnsi="Calibri"/>
                <w:color w:val="274e13"/>
                <w:rtl w:val="0"/>
              </w:rPr>
              <w:t xml:space="preserve"> ke dalam sistem dengan tingkat keakuratan tinggi.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seluruh aktivitas pemeliharaan rekening secara mandiri, akurat, dan menjamin keamanan data nasabah.</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18">
            <w:pPr>
              <w:numPr>
                <w:ilvl w:val="0"/>
                <w:numId w:val="144"/>
              </w:numPr>
              <w:spacing w:after="120" w:line="240" w:lineRule="auto"/>
              <w:ind w:left="302" w:hanging="360"/>
              <w:rPr/>
            </w:pPr>
            <w:r w:rsidDel="00000000" w:rsidR="00000000" w:rsidRPr="00000000">
              <w:rPr>
                <w:rFonts w:ascii="Calibri" w:cs="Calibri" w:eastAsia="Calibri" w:hAnsi="Calibri"/>
                <w:color w:val="274e13"/>
                <w:rtl w:val="0"/>
              </w:rPr>
              <w:t xml:space="preserve">Mampu memproses permohonan pemblokiran atau penutupan rekening secara profesional dan penuh simpati.</w:t>
            </w:r>
            <w:r w:rsidDel="00000000" w:rsidR="00000000" w:rsidRPr="00000000">
              <w:rPr>
                <w:rtl w:val="0"/>
              </w:rPr>
            </w:r>
          </w:p>
          <w:p w:rsidR="00000000" w:rsidDel="00000000" w:rsidP="00000000" w:rsidRDefault="00000000" w:rsidRPr="00000000" w14:paraId="00000119">
            <w:pPr>
              <w:numPr>
                <w:ilvl w:val="0"/>
                <w:numId w:val="144"/>
              </w:numPr>
              <w:spacing w:after="120" w:line="240" w:lineRule="auto"/>
              <w:ind w:left="302" w:hanging="360"/>
              <w:rPr/>
            </w:pPr>
            <w:r w:rsidDel="00000000" w:rsidR="00000000" w:rsidRPr="00000000">
              <w:rPr>
                <w:rFonts w:ascii="Calibri" w:cs="Calibri" w:eastAsia="Calibri" w:hAnsi="Calibri"/>
                <w:color w:val="274e13"/>
                <w:rtl w:val="0"/>
              </w:rPr>
              <w:t xml:space="preserve">Mampu mengelola arsip berkas perubahan data nasabah secara tertib dan rapi.</w:t>
            </w:r>
            <w:r w:rsidDel="00000000" w:rsidR="00000000" w:rsidRPr="00000000">
              <w:rPr>
                <w:rtl w:val="0"/>
              </w:rPr>
            </w:r>
          </w:p>
          <w:p w:rsidR="00000000" w:rsidDel="00000000" w:rsidP="00000000" w:rsidRDefault="00000000" w:rsidRPr="00000000" w14:paraId="0000011A">
            <w:pPr>
              <w:numPr>
                <w:ilvl w:val="0"/>
                <w:numId w:val="144"/>
              </w:numPr>
              <w:spacing w:after="120" w:line="240" w:lineRule="auto"/>
              <w:ind w:left="302" w:hanging="360"/>
              <w:rPr/>
            </w:pPr>
            <w:r w:rsidDel="00000000" w:rsidR="00000000" w:rsidRPr="00000000">
              <w:rPr>
                <w:rFonts w:ascii="Calibri" w:cs="Calibri" w:eastAsia="Calibri" w:hAnsi="Calibri"/>
                <w:color w:val="274e13"/>
                <w:rtl w:val="0"/>
              </w:rPr>
              <w:t xml:space="preserve">Mampu memastikan transaksi </w:t>
            </w:r>
            <w:r w:rsidDel="00000000" w:rsidR="00000000" w:rsidRPr="00000000">
              <w:rPr>
                <w:rFonts w:ascii="Calibri" w:cs="Calibri" w:eastAsia="Calibri" w:hAnsi="Calibri"/>
                <w:i w:val="1"/>
                <w:iCs w:val="1"/>
                <w:color w:val="274e13"/>
                <w:rtl w:val="0"/>
              </w:rPr>
              <w:t xml:space="preserve">maintenance</w:t>
            </w:r>
            <w:r w:rsidDel="00000000" w:rsidR="00000000" w:rsidRPr="00000000">
              <w:rPr>
                <w:rFonts w:ascii="Calibri" w:cs="Calibri" w:eastAsia="Calibri" w:hAnsi="Calibri"/>
                <w:color w:val="274e13"/>
                <w:rtl w:val="0"/>
              </w:rPr>
              <w:t xml:space="preserve"> diselesaikan dengan cepat tanpa membuat nasabah menunggu lama.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dan meneliti keabsahan permohonan pemeliharaan rekening khusus (misal: surat kuasa, perintah instansi hukum, klaim ahli waris).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1E">
            <w:pPr>
              <w:numPr>
                <w:ilvl w:val="0"/>
                <w:numId w:val="145"/>
              </w:numPr>
              <w:spacing w:after="120" w:line="240" w:lineRule="auto"/>
              <w:ind w:left="302" w:hanging="360"/>
              <w:rPr/>
            </w:pPr>
            <w:r w:rsidDel="00000000" w:rsidR="00000000" w:rsidRPr="00000000">
              <w:rPr>
                <w:rFonts w:ascii="Calibri" w:cs="Calibri" w:eastAsia="Calibri" w:hAnsi="Calibri"/>
                <w:color w:val="274e13"/>
                <w:rtl w:val="0"/>
              </w:rPr>
              <w:t xml:space="preserve">Mampu menganalisis untuk memutuskan klaim ahli waris atau surat kuasa khusus secara hati-hati, bijaksana, dan menunjukkan empati atas kondisi keluarga nasabah.</w:t>
            </w:r>
            <w:r w:rsidDel="00000000" w:rsidR="00000000" w:rsidRPr="00000000">
              <w:rPr>
                <w:rtl w:val="0"/>
              </w:rPr>
            </w:r>
          </w:p>
          <w:p w:rsidR="00000000" w:rsidDel="00000000" w:rsidP="00000000" w:rsidRDefault="00000000" w:rsidRPr="00000000" w14:paraId="0000011F">
            <w:pPr>
              <w:numPr>
                <w:ilvl w:val="0"/>
                <w:numId w:val="145"/>
              </w:numPr>
              <w:spacing w:after="120" w:line="240" w:lineRule="auto"/>
              <w:ind w:left="302" w:hanging="360"/>
              <w:rPr/>
            </w:pPr>
            <w:r w:rsidDel="00000000" w:rsidR="00000000" w:rsidRPr="00000000">
              <w:rPr>
                <w:rFonts w:ascii="Calibri" w:cs="Calibri" w:eastAsia="Calibri" w:hAnsi="Calibri"/>
                <w:color w:val="274e13"/>
                <w:rtl w:val="0"/>
              </w:rPr>
              <w:t xml:space="preserve">Mampu mencegah potensi kecurangan </w:t>
            </w:r>
            <w:r w:rsidDel="00000000" w:rsidR="00000000" w:rsidRPr="00000000">
              <w:rPr>
                <w:rFonts w:ascii="Calibri" w:cs="Calibri" w:eastAsia="Calibri" w:hAnsi="Calibri"/>
                <w:i w:val="1"/>
                <w:iCs w:val="1"/>
                <w:color w:val="274e13"/>
                <w:rtl w:val="0"/>
              </w:rPr>
              <w:t xml:space="preserve">account takeover</w:t>
            </w:r>
            <w:r w:rsidDel="00000000" w:rsidR="00000000" w:rsidRPr="00000000">
              <w:rPr>
                <w:rFonts w:ascii="Calibri" w:cs="Calibri" w:eastAsia="Calibri" w:hAnsi="Calibri"/>
                <w:color w:val="274e13"/>
                <w:rtl w:val="0"/>
              </w:rPr>
              <w:t xml:space="preserve"> (pengambilalihan akun) melalui analisis verifikasi yang mendalam.</w:t>
            </w:r>
            <w:r w:rsidDel="00000000" w:rsidR="00000000" w:rsidRPr="00000000">
              <w:rPr>
                <w:rtl w:val="0"/>
              </w:rPr>
            </w:r>
          </w:p>
        </w:tc>
      </w:tr>
      <w:tr>
        <w:trPr>
          <w:cantSplit w:val="0"/>
          <w:trHeight w:val="288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strategi pemeliharaan kualitas basis data nasabah (</w:t>
            </w:r>
            <w:r w:rsidDel="00000000" w:rsidR="00000000" w:rsidRPr="00000000">
              <w:rPr>
                <w:rFonts w:ascii="Calibri" w:cs="Calibri" w:eastAsia="Calibri" w:hAnsi="Calibri"/>
                <w:i w:val="1"/>
                <w:iCs w:val="1"/>
                <w:color w:val="274e13"/>
                <w:rtl w:val="0"/>
              </w:rPr>
              <w:t xml:space="preserve">data integrity</w:t>
            </w:r>
            <w:r w:rsidDel="00000000" w:rsidR="00000000" w:rsidRPr="00000000">
              <w:rPr>
                <w:rFonts w:ascii="Calibri" w:cs="Calibri" w:eastAsia="Calibri" w:hAnsi="Calibri"/>
                <w:color w:val="274e13"/>
                <w:rtl w:val="0"/>
              </w:rPr>
              <w:t xml:space="preserve">) dan prosedur perlindungan data pribadi (PDP).</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23">
            <w:pPr>
              <w:numPr>
                <w:ilvl w:val="0"/>
                <w:numId w:val="147"/>
              </w:numPr>
              <w:spacing w:after="120" w:line="240" w:lineRule="auto"/>
              <w:ind w:left="302" w:hanging="360"/>
              <w:rPr/>
            </w:pPr>
            <w:r w:rsidDel="00000000" w:rsidR="00000000" w:rsidRPr="00000000">
              <w:rPr>
                <w:rFonts w:ascii="Calibri" w:cs="Calibri" w:eastAsia="Calibri" w:hAnsi="Calibri"/>
                <w:color w:val="274e13"/>
                <w:rtl w:val="0"/>
              </w:rPr>
              <w:t xml:space="preserve">Mampu menyusun standar pengkinian data nasabah yang aman dan tidak menyulitkan nasabah.</w:t>
            </w:r>
            <w:r w:rsidDel="00000000" w:rsidR="00000000" w:rsidRPr="00000000">
              <w:rPr>
                <w:rtl w:val="0"/>
              </w:rPr>
            </w:r>
          </w:p>
          <w:p w:rsidR="00000000" w:rsidDel="00000000" w:rsidP="00000000" w:rsidRDefault="00000000" w:rsidRPr="00000000" w14:paraId="00000124">
            <w:pPr>
              <w:numPr>
                <w:ilvl w:val="0"/>
                <w:numId w:val="147"/>
              </w:numPr>
              <w:spacing w:after="120" w:line="240" w:lineRule="auto"/>
              <w:ind w:left="302" w:hanging="360"/>
              <w:rPr/>
            </w:pPr>
            <w:r w:rsidDel="00000000" w:rsidR="00000000" w:rsidRPr="00000000">
              <w:rPr>
                <w:rFonts w:ascii="Calibri" w:cs="Calibri" w:eastAsia="Calibri" w:hAnsi="Calibri"/>
                <w:color w:val="274e13"/>
                <w:rtl w:val="0"/>
              </w:rPr>
              <w:t xml:space="preserve">Mampu menjaga komitmen perlindungan data pribadi (PDP) nasabah di seluruh tingkatan operasional.</w:t>
            </w:r>
            <w:r w:rsidDel="00000000" w:rsidR="00000000" w:rsidRPr="00000000">
              <w:rPr>
                <w:rtl w:val="0"/>
              </w:rPr>
            </w:r>
          </w:p>
          <w:p w:rsidR="00000000" w:rsidDel="00000000" w:rsidP="00000000" w:rsidRDefault="00000000" w:rsidRPr="00000000" w14:paraId="00000125">
            <w:pPr>
              <w:numPr>
                <w:ilvl w:val="0"/>
                <w:numId w:val="147"/>
              </w:numPr>
              <w:spacing w:after="120" w:line="240" w:lineRule="auto"/>
              <w:ind w:left="302" w:hanging="360"/>
              <w:rPr/>
            </w:pPr>
            <w:r w:rsidDel="00000000" w:rsidR="00000000" w:rsidRPr="00000000">
              <w:rPr>
                <w:rFonts w:ascii="Calibri" w:cs="Calibri" w:eastAsia="Calibri" w:hAnsi="Calibri"/>
                <w:color w:val="274e13"/>
                <w:rtl w:val="0"/>
              </w:rPr>
              <w:t xml:space="preserve">Mampu menjadi penasihat bagi tim dalam menuntaskan sengketa atau perselisihan kepemilikan rekening yang sensitif.</w:t>
            </w:r>
            <w:r w:rsidDel="00000000" w:rsidR="00000000" w:rsidRPr="00000000">
              <w:rPr>
                <w:rtl w:val="0"/>
              </w:rPr>
            </w:r>
          </w:p>
        </w:tc>
      </w:tr>
    </w:tbl>
    <w:p w:rsidR="00000000" w:rsidDel="00000000" w:rsidP="00000000" w:rsidRDefault="00000000" w:rsidRPr="00000000" w14:paraId="00000126">
      <w:pPr>
        <w:pStyle w:val="Heading3"/>
        <w:spacing w:after="80" w:before="360" w:line="300" w:lineRule="auto"/>
        <w:rPr>
          <w:rFonts w:ascii="Calibri" w:cs="Calibri" w:eastAsia="Calibri" w:hAnsi="Calibri"/>
          <w:color w:val="274e13"/>
          <w:sz w:val="24"/>
          <w:szCs w:val="24"/>
        </w:rPr>
      </w:pPr>
      <w:bookmarkStart w:colFirst="0" w:colLast="0" w:name="_heading=h.uyd9bum7rbud" w:id="1"/>
      <w:bookmarkEnd w:id="1"/>
      <w:r w:rsidDel="00000000" w:rsidR="00000000" w:rsidRPr="00000000">
        <w:rPr>
          <w:rtl w:val="0"/>
        </w:rPr>
      </w:r>
    </w:p>
    <w:p w:rsidR="00000000" w:rsidDel="00000000" w:rsidP="00000000" w:rsidRDefault="00000000" w:rsidRPr="00000000" w14:paraId="00000127">
      <w:pPr>
        <w:pStyle w:val="Heading3"/>
        <w:spacing w:after="80" w:before="360" w:line="300" w:lineRule="auto"/>
        <w:rPr>
          <w:rFonts w:ascii="Calibri" w:cs="Calibri" w:eastAsia="Calibri" w:hAnsi="Calibri"/>
          <w:i w:val="1"/>
          <w:iCs w:val="1"/>
          <w:color w:val="274e13"/>
          <w:sz w:val="29"/>
          <w:szCs w:val="29"/>
        </w:rPr>
      </w:pPr>
      <w:r w:rsidDel="00000000" w:rsidR="00000000" w:rsidRPr="00000000">
        <w:rPr>
          <w:rFonts w:ascii="Calibri" w:cs="Calibri" w:eastAsia="Calibri" w:hAnsi="Calibri"/>
          <w:color w:val="274e13"/>
          <w:sz w:val="29"/>
          <w:szCs w:val="29"/>
          <w:rtl w:val="0"/>
        </w:rPr>
        <w:t xml:space="preserve">(SBT-09) Melakukan Proses Transaksi </w:t>
      </w:r>
      <w:r w:rsidDel="00000000" w:rsidR="00000000" w:rsidRPr="00000000">
        <w:rPr>
          <w:rFonts w:ascii="Calibri" w:cs="Calibri" w:eastAsia="Calibri" w:hAnsi="Calibri"/>
          <w:i w:val="1"/>
          <w:iCs w:val="1"/>
          <w:color w:val="274e13"/>
          <w:sz w:val="29"/>
          <w:szCs w:val="29"/>
          <w:rtl w:val="0"/>
        </w:rPr>
        <w:t xml:space="preserve">Back Office</w:t>
      </w:r>
    </w:p>
    <w:p w:rsidR="00000000" w:rsidDel="00000000" w:rsidP="00000000" w:rsidRDefault="00000000" w:rsidRPr="00000000" w14:paraId="00000128">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memproses, memverifikasi, mengkonsolidasi dan merekonsiliasi seluruh data transaksi harian operasional bank melalui </w:t>
      </w:r>
      <w:r w:rsidDel="00000000" w:rsidR="00000000" w:rsidRPr="00000000">
        <w:rPr>
          <w:rFonts w:ascii="Calibri" w:cs="Calibri" w:eastAsia="Calibri" w:hAnsi="Calibri"/>
          <w:i w:val="1"/>
          <w:iCs w:val="1"/>
          <w:color w:val="274e13"/>
          <w:rtl w:val="0"/>
        </w:rPr>
        <w:t xml:space="preserve">core banking system</w:t>
      </w:r>
      <w:r w:rsidDel="00000000" w:rsidR="00000000" w:rsidRPr="00000000">
        <w:rPr>
          <w:rFonts w:ascii="Calibri" w:cs="Calibri" w:eastAsia="Calibri" w:hAnsi="Calibri"/>
          <w:color w:val="274e13"/>
          <w:rtl w:val="0"/>
        </w:rPr>
        <w:t xml:space="preserve"> dan aplikasi pendukung untuk memastikan akurasi data pencatatan, keabsahan dokumen pendukung, serta kelancaran pembukuan sesuai standar operasional yang berlaku di Bank Sultra.</w:t>
      </w:r>
    </w:p>
    <w:tbl>
      <w:tblPr>
        <w:tblStyle w:val="Table9"/>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29">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12A">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dasar-dasar proses pencatatan data dan alur verifikasi, konsolidasi dan rekonsiliasi transaksi </w:t>
            </w:r>
            <w:r w:rsidDel="00000000" w:rsidR="00000000" w:rsidRPr="00000000">
              <w:rPr>
                <w:rFonts w:ascii="Calibri" w:cs="Calibri" w:eastAsia="Calibri" w:hAnsi="Calibri"/>
                <w:i w:val="1"/>
                <w:iCs w:val="1"/>
                <w:color w:val="274e13"/>
                <w:rtl w:val="0"/>
              </w:rPr>
              <w:t xml:space="preserve">back office</w:t>
            </w:r>
            <w:r w:rsidDel="00000000" w:rsidR="00000000" w:rsidRPr="00000000">
              <w:rPr>
                <w:rFonts w:ascii="Calibri" w:cs="Calibri" w:eastAsia="Calibri" w:hAnsi="Calibri"/>
                <w:color w:val="274e13"/>
                <w:rtl w:val="0"/>
              </w:rPr>
              <w:t xml:space="preserve"> secara digital maupun manual.</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2B">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2C">
            <w:pPr>
              <w:numPr>
                <w:ilvl w:val="0"/>
                <w:numId w:val="38"/>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menyebutkan jenis-jenis dokumen pendukung transaksi operasional </w:t>
            </w:r>
            <w:r w:rsidDel="00000000" w:rsidR="00000000" w:rsidRPr="00000000">
              <w:rPr>
                <w:rFonts w:ascii="Calibri" w:cs="Calibri" w:eastAsia="Calibri" w:hAnsi="Calibri"/>
                <w:i w:val="1"/>
                <w:iCs w:val="1"/>
                <w:color w:val="274e13"/>
                <w:rtl w:val="0"/>
              </w:rPr>
              <w:t xml:space="preserve">back office</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12D">
            <w:pPr>
              <w:numPr>
                <w:ilvl w:val="0"/>
                <w:numId w:val="38"/>
              </w:numPr>
              <w:spacing w:after="120" w:line="240" w:lineRule="auto"/>
              <w:ind w:left="300" w:hanging="360"/>
              <w:rPr/>
            </w:pPr>
            <w:r w:rsidDel="00000000" w:rsidR="00000000" w:rsidRPr="00000000">
              <w:rPr>
                <w:rFonts w:ascii="Calibri" w:cs="Calibri" w:eastAsia="Calibri" w:hAnsi="Calibri"/>
                <w:color w:val="274e13"/>
                <w:rtl w:val="0"/>
              </w:rPr>
              <w:t xml:space="preserve">Mampu menggunakan menu dasar pada </w:t>
            </w:r>
            <w:r w:rsidDel="00000000" w:rsidR="00000000" w:rsidRPr="00000000">
              <w:rPr>
                <w:rFonts w:ascii="Calibri" w:cs="Calibri" w:eastAsia="Calibri" w:hAnsi="Calibri"/>
                <w:i w:val="1"/>
                <w:iCs w:val="1"/>
                <w:color w:val="274e13"/>
                <w:rtl w:val="0"/>
              </w:rPr>
              <w:t xml:space="preserve">core banking system</w:t>
            </w:r>
            <w:r w:rsidDel="00000000" w:rsidR="00000000" w:rsidRPr="00000000">
              <w:rPr>
                <w:rFonts w:ascii="Calibri" w:cs="Calibri" w:eastAsia="Calibri" w:hAnsi="Calibri"/>
                <w:color w:val="274e13"/>
                <w:rtl w:val="0"/>
              </w:rPr>
              <w:t xml:space="preserve"> untuk memeriksa kelengkapan entri data harian.</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2E">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12F">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alur kerja validasi, konsolidasi, rekonsiliasi, koreksi sederhana, termasuk verifikasi silang data transaksi harian sesuai arahan.</w:t>
            </w:r>
          </w:p>
          <w:p w:rsidR="00000000" w:rsidDel="00000000" w:rsidP="00000000" w:rsidRDefault="00000000" w:rsidRPr="00000000" w14:paraId="00000130">
            <w:pPr>
              <w:spacing w:after="120" w:line="240" w:lineRule="auto"/>
              <w:rPr>
                <w:rFonts w:ascii="Calibri" w:cs="Calibri" w:eastAsia="Calibri" w:hAnsi="Calibri"/>
                <w:color w:val="274e13"/>
              </w:rPr>
            </w:pPr>
            <w:r w:rsidDel="00000000" w:rsidR="00000000" w:rsidRPr="00000000">
              <w:rPr>
                <w:rtl w:val="0"/>
              </w:rPr>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31">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32">
            <w:pPr>
              <w:numPr>
                <w:ilvl w:val="0"/>
                <w:numId w:val="84"/>
              </w:numPr>
              <w:spacing w:after="120" w:line="240" w:lineRule="auto"/>
              <w:ind w:left="300" w:hanging="360"/>
              <w:rPr/>
            </w:pPr>
            <w:r w:rsidDel="00000000" w:rsidR="00000000" w:rsidRPr="00000000">
              <w:rPr>
                <w:rFonts w:ascii="Calibri" w:cs="Calibri" w:eastAsia="Calibri" w:hAnsi="Calibri"/>
                <w:color w:val="274e13"/>
                <w:rtl w:val="0"/>
              </w:rPr>
              <w:t xml:space="preserve">Mampu menjelaskan urutan proses verifikasi, konsolidasi, dan rekonsiliasi </w:t>
            </w:r>
            <w:r w:rsidDel="00000000" w:rsidR="00000000" w:rsidRPr="00000000">
              <w:rPr>
                <w:rFonts w:ascii="Calibri" w:cs="Calibri" w:eastAsia="Calibri" w:hAnsi="Calibri"/>
                <w:i w:val="1"/>
                <w:iCs w:val="1"/>
                <w:color w:val="274e13"/>
                <w:rtl w:val="0"/>
              </w:rPr>
              <w:t xml:space="preserve">back office</w:t>
            </w:r>
            <w:r w:rsidDel="00000000" w:rsidR="00000000" w:rsidRPr="00000000">
              <w:rPr>
                <w:rFonts w:ascii="Calibri" w:cs="Calibri" w:eastAsia="Calibri" w:hAnsi="Calibri"/>
                <w:color w:val="274e13"/>
                <w:rtl w:val="0"/>
              </w:rPr>
              <w:t xml:space="preserve"> serta dampak kesalahan entri terhadap laporan harian.</w:t>
            </w:r>
            <w:r w:rsidDel="00000000" w:rsidR="00000000" w:rsidRPr="00000000">
              <w:rPr>
                <w:rtl w:val="0"/>
              </w:rPr>
            </w:r>
          </w:p>
          <w:p w:rsidR="00000000" w:rsidDel="00000000" w:rsidP="00000000" w:rsidRDefault="00000000" w:rsidRPr="00000000" w14:paraId="00000133">
            <w:pPr>
              <w:numPr>
                <w:ilvl w:val="0"/>
                <w:numId w:val="84"/>
              </w:numPr>
              <w:spacing w:after="120" w:line="240" w:lineRule="auto"/>
              <w:ind w:left="300" w:hanging="360"/>
              <w:rPr/>
            </w:pPr>
            <w:r w:rsidDel="00000000" w:rsidR="00000000" w:rsidRPr="00000000">
              <w:rPr>
                <w:rFonts w:ascii="Calibri" w:cs="Calibri" w:eastAsia="Calibri" w:hAnsi="Calibri"/>
                <w:color w:val="274e13"/>
                <w:rtl w:val="0"/>
              </w:rPr>
              <w:t xml:space="preserve">Mampu memeriksa kesesuaian antara formulir transaksi digital/fisik dengan catatan transaksi dalam sistem secara teliti.</w:t>
            </w:r>
            <w:r w:rsidDel="00000000" w:rsidR="00000000" w:rsidRPr="00000000">
              <w:rPr>
                <w:rtl w:val="0"/>
              </w:rPr>
            </w:r>
          </w:p>
          <w:p w:rsidR="00000000" w:rsidDel="00000000" w:rsidP="00000000" w:rsidRDefault="00000000" w:rsidRPr="00000000" w14:paraId="00000134">
            <w:pPr>
              <w:numPr>
                <w:ilvl w:val="0"/>
                <w:numId w:val="84"/>
              </w:numPr>
              <w:spacing w:after="120" w:line="240" w:lineRule="auto"/>
              <w:ind w:left="300" w:hanging="360"/>
              <w:rPr/>
            </w:pPr>
            <w:r w:rsidDel="00000000" w:rsidR="00000000" w:rsidRPr="00000000">
              <w:rPr>
                <w:rFonts w:ascii="Calibri" w:cs="Calibri" w:eastAsia="Calibri" w:hAnsi="Calibri"/>
                <w:color w:val="274e13"/>
                <w:rtl w:val="0"/>
              </w:rPr>
              <w:t xml:space="preserve">Mampu menindaklanjuti selisih data transaksi tingkat awal sesuai petunjuk pelaksanaan yang berlaku.</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3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136">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Prosedur Operasional Standar (SOP) secara mandiri untuk pemrosesan, pembukuan jurnal penyesuaian, dan rekonsiliasi akun </w:t>
            </w:r>
            <w:r w:rsidDel="00000000" w:rsidR="00000000" w:rsidRPr="00000000">
              <w:rPr>
                <w:rFonts w:ascii="Calibri" w:cs="Calibri" w:eastAsia="Calibri" w:hAnsi="Calibri"/>
                <w:i w:val="1"/>
                <w:iCs w:val="1"/>
                <w:color w:val="274e13"/>
                <w:rtl w:val="0"/>
              </w:rPr>
              <w:t xml:space="preserve">back office</w:t>
            </w:r>
            <w:r w:rsidDel="00000000" w:rsidR="00000000" w:rsidRPr="00000000">
              <w:rPr>
                <w:rFonts w:ascii="Calibri" w:cs="Calibri" w:eastAsia="Calibri" w:hAnsi="Calibri"/>
                <w:color w:val="274e13"/>
                <w:rtl w:val="0"/>
              </w:rPr>
              <w:t xml:space="preserve">.</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37">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38">
            <w:pPr>
              <w:numPr>
                <w:ilvl w:val="0"/>
                <w:numId w:val="39"/>
              </w:numPr>
              <w:spacing w:after="120" w:line="240" w:lineRule="auto"/>
              <w:ind w:left="300" w:hanging="360"/>
              <w:rPr/>
            </w:pPr>
            <w:r w:rsidDel="00000000" w:rsidR="00000000" w:rsidRPr="00000000">
              <w:rPr>
                <w:rFonts w:ascii="Calibri" w:cs="Calibri" w:eastAsia="Calibri" w:hAnsi="Calibri"/>
                <w:color w:val="274e13"/>
                <w:rtl w:val="0"/>
              </w:rPr>
              <w:t xml:space="preserve">Mampu meluncurkan proses rekonsiliasi harian antara sistem antarmuka (</w:t>
            </w:r>
            <w:r w:rsidDel="00000000" w:rsidR="00000000" w:rsidRPr="00000000">
              <w:rPr>
                <w:rFonts w:ascii="Calibri" w:cs="Calibri" w:eastAsia="Calibri" w:hAnsi="Calibri"/>
                <w:i w:val="1"/>
                <w:iCs w:val="1"/>
                <w:color w:val="274e13"/>
                <w:rtl w:val="0"/>
              </w:rPr>
              <w:t xml:space="preserve">front-end</w:t>
            </w:r>
            <w:r w:rsidDel="00000000" w:rsidR="00000000" w:rsidRPr="00000000">
              <w:rPr>
                <w:rFonts w:ascii="Calibri" w:cs="Calibri" w:eastAsia="Calibri" w:hAnsi="Calibri"/>
                <w:color w:val="274e13"/>
                <w:rtl w:val="0"/>
              </w:rPr>
              <w:t xml:space="preserve">) dan sistem utama (</w:t>
            </w:r>
            <w:r w:rsidDel="00000000" w:rsidR="00000000" w:rsidRPr="00000000">
              <w:rPr>
                <w:rFonts w:ascii="Calibri" w:cs="Calibri" w:eastAsia="Calibri" w:hAnsi="Calibri"/>
                <w:i w:val="1"/>
                <w:iCs w:val="1"/>
                <w:color w:val="274e13"/>
                <w:rtl w:val="0"/>
              </w:rPr>
              <w:t xml:space="preserve">back-end</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139">
            <w:pPr>
              <w:numPr>
                <w:ilvl w:val="0"/>
                <w:numId w:val="39"/>
              </w:numPr>
              <w:spacing w:after="120" w:line="240" w:lineRule="auto"/>
              <w:ind w:left="300" w:hanging="360"/>
              <w:rPr/>
            </w:pPr>
            <w:r w:rsidDel="00000000" w:rsidR="00000000" w:rsidRPr="00000000">
              <w:rPr>
                <w:rFonts w:ascii="Calibri" w:cs="Calibri" w:eastAsia="Calibri" w:hAnsi="Calibri"/>
                <w:color w:val="274e13"/>
                <w:rtl w:val="0"/>
              </w:rPr>
              <w:t xml:space="preserve">Mampu memproses pembukuan penyesuaian (</w:t>
            </w:r>
            <w:r w:rsidDel="00000000" w:rsidR="00000000" w:rsidRPr="00000000">
              <w:rPr>
                <w:rFonts w:ascii="Calibri" w:cs="Calibri" w:eastAsia="Calibri" w:hAnsi="Calibri"/>
                <w:i w:val="1"/>
                <w:iCs w:val="1"/>
                <w:color w:val="274e13"/>
                <w:rtl w:val="0"/>
              </w:rPr>
              <w:t xml:space="preserve">journal adjustment</w:t>
            </w:r>
            <w:r w:rsidDel="00000000" w:rsidR="00000000" w:rsidRPr="00000000">
              <w:rPr>
                <w:rFonts w:ascii="Calibri" w:cs="Calibri" w:eastAsia="Calibri" w:hAnsi="Calibri"/>
                <w:color w:val="274e13"/>
                <w:rtl w:val="0"/>
              </w:rPr>
              <w:t xml:space="preserve">) untuk mengoreksi ketidaksesuaian transaksi dengan akurat.</w:t>
            </w:r>
            <w:r w:rsidDel="00000000" w:rsidR="00000000" w:rsidRPr="00000000">
              <w:rPr>
                <w:rtl w:val="0"/>
              </w:rPr>
            </w:r>
          </w:p>
          <w:p w:rsidR="00000000" w:rsidDel="00000000" w:rsidP="00000000" w:rsidRDefault="00000000" w:rsidRPr="00000000" w14:paraId="0000013A">
            <w:pPr>
              <w:numPr>
                <w:ilvl w:val="0"/>
                <w:numId w:val="39"/>
              </w:numPr>
              <w:spacing w:after="120" w:line="240" w:lineRule="auto"/>
              <w:ind w:left="300" w:hanging="360"/>
              <w:rPr/>
            </w:pPr>
            <w:r w:rsidDel="00000000" w:rsidR="00000000" w:rsidRPr="00000000">
              <w:rPr>
                <w:rFonts w:ascii="Calibri" w:cs="Calibri" w:eastAsia="Calibri" w:hAnsi="Calibri"/>
                <w:color w:val="274e13"/>
                <w:rtl w:val="0"/>
              </w:rPr>
              <w:t xml:space="preserve">Mampu memastikan kerapihan pengarsipan dokumen elektronik (</w:t>
            </w:r>
            <w:r w:rsidDel="00000000" w:rsidR="00000000" w:rsidRPr="00000000">
              <w:rPr>
                <w:rFonts w:ascii="Calibri" w:cs="Calibri" w:eastAsia="Calibri" w:hAnsi="Calibri"/>
                <w:i w:val="1"/>
                <w:iCs w:val="1"/>
                <w:color w:val="274e13"/>
                <w:rtl w:val="0"/>
              </w:rPr>
              <w:t xml:space="preserve">e-document</w:t>
            </w:r>
            <w:r w:rsidDel="00000000" w:rsidR="00000000" w:rsidRPr="00000000">
              <w:rPr>
                <w:rFonts w:ascii="Calibri" w:cs="Calibri" w:eastAsia="Calibri" w:hAnsi="Calibri"/>
                <w:color w:val="274e13"/>
                <w:rtl w:val="0"/>
              </w:rPr>
              <w:t xml:space="preserve">) transaksi harian sesuai ketentuan retensi data.</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3B">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13C">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potensi risiko pembukuan, mengevaluasi selisih jurnal yang kompleks, serta mengoptimalkan alur kerja otomatisasi transaksi </w:t>
            </w:r>
            <w:r w:rsidDel="00000000" w:rsidR="00000000" w:rsidRPr="00000000">
              <w:rPr>
                <w:rFonts w:ascii="Calibri" w:cs="Calibri" w:eastAsia="Calibri" w:hAnsi="Calibri"/>
                <w:i w:val="1"/>
                <w:iCs w:val="1"/>
                <w:color w:val="274e13"/>
                <w:rtl w:val="0"/>
              </w:rPr>
              <w:t xml:space="preserve">back office</w:t>
            </w:r>
            <w:r w:rsidDel="00000000" w:rsidR="00000000" w:rsidRPr="00000000">
              <w:rPr>
                <w:rFonts w:ascii="Calibri" w:cs="Calibri" w:eastAsia="Calibri" w:hAnsi="Calibri"/>
                <w:color w:val="274e13"/>
                <w:rtl w:val="0"/>
              </w:rPr>
              <w:t xml:space="preserve">.</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3D">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3E">
            <w:pPr>
              <w:numPr>
                <w:ilvl w:val="0"/>
                <w:numId w:val="46"/>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akar penyebab terjadinya selisih atau penundaan penyelesaian (</w:t>
            </w:r>
            <w:r w:rsidDel="00000000" w:rsidR="00000000" w:rsidRPr="00000000">
              <w:rPr>
                <w:rFonts w:ascii="Calibri" w:cs="Calibri" w:eastAsia="Calibri" w:hAnsi="Calibri"/>
                <w:i w:val="1"/>
                <w:iCs w:val="1"/>
                <w:color w:val="274e13"/>
                <w:rtl w:val="0"/>
              </w:rPr>
              <w:t xml:space="preserve">unsettled</w:t>
            </w:r>
            <w:r w:rsidDel="00000000" w:rsidR="00000000" w:rsidRPr="00000000">
              <w:rPr>
                <w:rFonts w:ascii="Calibri" w:cs="Calibri" w:eastAsia="Calibri" w:hAnsi="Calibri"/>
                <w:color w:val="274e13"/>
                <w:rtl w:val="0"/>
              </w:rPr>
              <w:t xml:space="preserve">) transaksi </w:t>
            </w:r>
            <w:r w:rsidDel="00000000" w:rsidR="00000000" w:rsidRPr="00000000">
              <w:rPr>
                <w:rFonts w:ascii="Calibri" w:cs="Calibri" w:eastAsia="Calibri" w:hAnsi="Calibri"/>
                <w:i w:val="1"/>
                <w:iCs w:val="1"/>
                <w:color w:val="274e13"/>
                <w:rtl w:val="0"/>
              </w:rPr>
              <w:t xml:space="preserve">back office</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13F">
            <w:pPr>
              <w:numPr>
                <w:ilvl w:val="0"/>
                <w:numId w:val="46"/>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tingkat efektivitas alur pemrosesan data harian untuk mengidentifikasi celah potensi kecurangan (</w:t>
            </w:r>
            <w:r w:rsidDel="00000000" w:rsidR="00000000" w:rsidRPr="00000000">
              <w:rPr>
                <w:rFonts w:ascii="Calibri" w:cs="Calibri" w:eastAsia="Calibri" w:hAnsi="Calibri"/>
                <w:i w:val="1"/>
                <w:iCs w:val="1"/>
                <w:color w:val="274e13"/>
                <w:rtl w:val="0"/>
              </w:rPr>
              <w:t xml:space="preserve">fraud</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140">
            <w:pPr>
              <w:numPr>
                <w:ilvl w:val="0"/>
                <w:numId w:val="46"/>
              </w:numPr>
              <w:spacing w:after="120" w:line="240" w:lineRule="auto"/>
              <w:ind w:left="300" w:hanging="360"/>
              <w:rPr/>
            </w:pPr>
            <w:r w:rsidDel="00000000" w:rsidR="00000000" w:rsidRPr="00000000">
              <w:rPr>
                <w:rFonts w:ascii="Calibri" w:cs="Calibri" w:eastAsia="Calibri" w:hAnsi="Calibri"/>
                <w:color w:val="274e13"/>
                <w:rtl w:val="0"/>
              </w:rPr>
              <w:t xml:space="preserve">Mampu memberikan bantuan teknis dan bimbingan kepada tim operasional saat terjadi kendala pada </w:t>
            </w:r>
            <w:r w:rsidDel="00000000" w:rsidR="00000000" w:rsidRPr="00000000">
              <w:rPr>
                <w:rFonts w:ascii="Calibri" w:cs="Calibri" w:eastAsia="Calibri" w:hAnsi="Calibri"/>
                <w:i w:val="1"/>
                <w:iCs w:val="1"/>
                <w:color w:val="274e13"/>
                <w:rtl w:val="0"/>
              </w:rPr>
              <w:t xml:space="preserve">core banking system</w:t>
            </w:r>
            <w:r w:rsidDel="00000000" w:rsidR="00000000" w:rsidRPr="00000000">
              <w:rPr>
                <w:rFonts w:ascii="Calibri" w:cs="Calibri" w:eastAsia="Calibri" w:hAnsi="Calibri"/>
                <w:color w:val="274e13"/>
                <w:rtl w:val="0"/>
              </w:rPr>
              <w:t xml:space="preserve">.</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41">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142">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strategi otomatisasi transaksi </w:t>
            </w:r>
            <w:r w:rsidDel="00000000" w:rsidR="00000000" w:rsidRPr="00000000">
              <w:rPr>
                <w:rFonts w:ascii="Calibri" w:cs="Calibri" w:eastAsia="Calibri" w:hAnsi="Calibri"/>
                <w:i w:val="1"/>
                <w:iCs w:val="1"/>
                <w:color w:val="274e13"/>
                <w:rtl w:val="0"/>
              </w:rPr>
              <w:t xml:space="preserve">back office</w:t>
            </w:r>
            <w:r w:rsidDel="00000000" w:rsidR="00000000" w:rsidRPr="00000000">
              <w:rPr>
                <w:rFonts w:ascii="Calibri" w:cs="Calibri" w:eastAsia="Calibri" w:hAnsi="Calibri"/>
                <w:color w:val="274e13"/>
                <w:rtl w:val="0"/>
              </w:rPr>
              <w:t xml:space="preserve">, merumuskan kebijakan mitigasi risiko pembukuan, dan mengarahkan transformasi sistem pemrosesan transaksi.</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43">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44">
            <w:pPr>
              <w:numPr>
                <w:ilvl w:val="0"/>
                <w:numId w:val="36"/>
              </w:numPr>
              <w:spacing w:after="120" w:line="240" w:lineRule="auto"/>
              <w:ind w:left="300" w:hanging="360"/>
              <w:rPr/>
            </w:pPr>
            <w:r w:rsidDel="00000000" w:rsidR="00000000" w:rsidRPr="00000000">
              <w:rPr>
                <w:rFonts w:ascii="Calibri" w:cs="Calibri" w:eastAsia="Calibri" w:hAnsi="Calibri"/>
                <w:color w:val="274e13"/>
                <w:rtl w:val="0"/>
              </w:rPr>
              <w:t xml:space="preserve">Mampu merancang arsitektur alur kerja </w:t>
            </w:r>
            <w:r w:rsidDel="00000000" w:rsidR="00000000" w:rsidRPr="00000000">
              <w:rPr>
                <w:rFonts w:ascii="Calibri" w:cs="Calibri" w:eastAsia="Calibri" w:hAnsi="Calibri"/>
                <w:i w:val="1"/>
                <w:iCs w:val="1"/>
                <w:color w:val="274e13"/>
                <w:rtl w:val="0"/>
              </w:rPr>
              <w:t xml:space="preserve">back office</w:t>
            </w:r>
            <w:r w:rsidDel="00000000" w:rsidR="00000000" w:rsidRPr="00000000">
              <w:rPr>
                <w:rFonts w:ascii="Calibri" w:cs="Calibri" w:eastAsia="Calibri" w:hAnsi="Calibri"/>
                <w:color w:val="274e13"/>
                <w:rtl w:val="0"/>
              </w:rPr>
              <w:t xml:space="preserve"> berbasis otomatisasi (</w:t>
            </w:r>
            <w:r w:rsidDel="00000000" w:rsidR="00000000" w:rsidRPr="00000000">
              <w:rPr>
                <w:rFonts w:ascii="Calibri" w:cs="Calibri" w:eastAsia="Calibri" w:hAnsi="Calibri"/>
                <w:i w:val="1"/>
                <w:iCs w:val="1"/>
                <w:color w:val="274e13"/>
                <w:rtl w:val="0"/>
              </w:rPr>
              <w:t xml:space="preserve">straight-through processing</w:t>
            </w:r>
            <w:r w:rsidDel="00000000" w:rsidR="00000000" w:rsidRPr="00000000">
              <w:rPr>
                <w:rFonts w:ascii="Calibri" w:cs="Calibri" w:eastAsia="Calibri" w:hAnsi="Calibri"/>
                <w:color w:val="274e13"/>
                <w:rtl w:val="0"/>
              </w:rPr>
              <w:t xml:space="preserve">) yang efisien.</w:t>
            </w:r>
            <w:r w:rsidDel="00000000" w:rsidR="00000000" w:rsidRPr="00000000">
              <w:rPr>
                <w:rtl w:val="0"/>
              </w:rPr>
            </w:r>
          </w:p>
          <w:p w:rsidR="00000000" w:rsidDel="00000000" w:rsidP="00000000" w:rsidRDefault="00000000" w:rsidRPr="00000000" w14:paraId="00000145">
            <w:pPr>
              <w:numPr>
                <w:ilvl w:val="0"/>
                <w:numId w:val="36"/>
              </w:numPr>
              <w:spacing w:after="120" w:line="240" w:lineRule="auto"/>
              <w:ind w:left="300" w:hanging="360"/>
              <w:rPr/>
            </w:pPr>
            <w:r w:rsidDel="00000000" w:rsidR="00000000" w:rsidRPr="00000000">
              <w:rPr>
                <w:rFonts w:ascii="Calibri" w:cs="Calibri" w:eastAsia="Calibri" w:hAnsi="Calibri"/>
                <w:color w:val="274e13"/>
                <w:rtl w:val="0"/>
              </w:rPr>
              <w:t xml:space="preserve">Mampu merumuskan kebijakan penanganan risiko operasional </w:t>
            </w:r>
            <w:r w:rsidDel="00000000" w:rsidR="00000000" w:rsidRPr="00000000">
              <w:rPr>
                <w:rFonts w:ascii="Calibri" w:cs="Calibri" w:eastAsia="Calibri" w:hAnsi="Calibri"/>
                <w:i w:val="1"/>
                <w:iCs w:val="1"/>
                <w:color w:val="274e13"/>
                <w:rtl w:val="0"/>
              </w:rPr>
              <w:t xml:space="preserve">back office</w:t>
            </w:r>
            <w:r w:rsidDel="00000000" w:rsidR="00000000" w:rsidRPr="00000000">
              <w:rPr>
                <w:rFonts w:ascii="Calibri" w:cs="Calibri" w:eastAsia="Calibri" w:hAnsi="Calibri"/>
                <w:color w:val="274e13"/>
                <w:rtl w:val="0"/>
              </w:rPr>
              <w:t xml:space="preserve"> berbasis standar industri keuangan.</w:t>
            </w:r>
            <w:r w:rsidDel="00000000" w:rsidR="00000000" w:rsidRPr="00000000">
              <w:rPr>
                <w:rtl w:val="0"/>
              </w:rPr>
            </w:r>
          </w:p>
        </w:tc>
      </w:tr>
    </w:tbl>
    <w:p w:rsidR="00000000" w:rsidDel="00000000" w:rsidP="00000000" w:rsidRDefault="00000000" w:rsidRPr="00000000" w14:paraId="00000146">
      <w:pPr>
        <w:pStyle w:val="Heading3"/>
        <w:spacing w:after="80" w:before="360" w:line="300" w:lineRule="auto"/>
        <w:rPr>
          <w:rFonts w:ascii="Calibri" w:cs="Calibri" w:eastAsia="Calibri" w:hAnsi="Calibri"/>
          <w:color w:val="274e13"/>
          <w:sz w:val="29"/>
          <w:szCs w:val="29"/>
        </w:rPr>
      </w:pPr>
      <w:bookmarkStart w:colFirst="0" w:colLast="0" w:name="_heading=h.gfc2lxuz511w" w:id="2"/>
      <w:bookmarkEnd w:id="2"/>
      <w:r w:rsidDel="00000000" w:rsidR="00000000" w:rsidRPr="00000000">
        <w:rPr>
          <w:rtl w:val="0"/>
        </w:rPr>
      </w:r>
    </w:p>
    <w:p w:rsidR="00000000" w:rsidDel="00000000" w:rsidP="00000000" w:rsidRDefault="00000000" w:rsidRPr="00000000" w14:paraId="00000147">
      <w:pPr>
        <w:pStyle w:val="Heading3"/>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(SBT-10) Menerbitkan Surat Kredit Berdokumen dan atau Bank Garansi</w:t>
      </w:r>
    </w:p>
    <w:p w:rsidR="00000000" w:rsidDel="00000000" w:rsidP="00000000" w:rsidRDefault="00000000" w:rsidRPr="00000000" w14:paraId="00000148">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menganalisis permohonan, memverifikasi jaminan dan kelayakan instrumen, serta menerbitkan Surat Kredit Berdokumen Dalam Negeri (SKBDN), </w:t>
      </w:r>
      <w:r w:rsidDel="00000000" w:rsidR="00000000" w:rsidRPr="00000000">
        <w:rPr>
          <w:rFonts w:ascii="Calibri" w:cs="Calibri" w:eastAsia="Calibri" w:hAnsi="Calibri"/>
          <w:i w:val="1"/>
          <w:iCs w:val="1"/>
          <w:color w:val="274e13"/>
          <w:rtl w:val="0"/>
        </w:rPr>
        <w:t xml:space="preserve">Letter of Credit</w:t>
      </w:r>
      <w:r w:rsidDel="00000000" w:rsidR="00000000" w:rsidRPr="00000000">
        <w:rPr>
          <w:rFonts w:ascii="Calibri" w:cs="Calibri" w:eastAsia="Calibri" w:hAnsi="Calibri"/>
          <w:color w:val="274e13"/>
          <w:rtl w:val="0"/>
        </w:rPr>
        <w:t xml:space="preserve"> (L/C), maupun Bank Garansi melalui portal digital perbankan sesuai regulasi nasional dan internasional.</w:t>
      </w:r>
    </w:p>
    <w:tbl>
      <w:tblPr>
        <w:tblStyle w:val="Table10"/>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49">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14A">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jenis-jenis Bank Garansi dan SKBDN/LC serta persyaratan dasar penerbitannya.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4B">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4C">
            <w:pPr>
              <w:numPr>
                <w:ilvl w:val="0"/>
                <w:numId w:val="56"/>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menyebutkan dokumen persyaratan penerbitan Bank Garansi dan SKBDN dari nasabah.</w:t>
            </w:r>
            <w:r w:rsidDel="00000000" w:rsidR="00000000" w:rsidRPr="00000000">
              <w:rPr>
                <w:rtl w:val="0"/>
              </w:rPr>
            </w:r>
          </w:p>
          <w:p w:rsidR="00000000" w:rsidDel="00000000" w:rsidP="00000000" w:rsidRDefault="00000000" w:rsidRPr="00000000" w14:paraId="0000014D">
            <w:pPr>
              <w:numPr>
                <w:ilvl w:val="0"/>
                <w:numId w:val="56"/>
              </w:numPr>
              <w:spacing w:after="120" w:line="240" w:lineRule="auto"/>
              <w:ind w:left="300" w:hanging="360"/>
              <w:rPr/>
            </w:pPr>
            <w:r w:rsidDel="00000000" w:rsidR="00000000" w:rsidRPr="00000000">
              <w:rPr>
                <w:rFonts w:ascii="Calibri" w:cs="Calibri" w:eastAsia="Calibri" w:hAnsi="Calibri"/>
                <w:color w:val="274e13"/>
                <w:rtl w:val="0"/>
              </w:rPr>
              <w:t xml:space="preserve">Mampu mengenali jenis dan format standar surat jaminan perbankan yang digunakan oleh Bank Sultra.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4E">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14F">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proses verifikasi legalitas dokumen, pemeriksaan </w:t>
            </w:r>
            <w:r w:rsidDel="00000000" w:rsidR="00000000" w:rsidRPr="00000000">
              <w:rPr>
                <w:rFonts w:ascii="Calibri" w:cs="Calibri" w:eastAsia="Calibri" w:hAnsi="Calibri"/>
                <w:i w:val="1"/>
                <w:iCs w:val="1"/>
                <w:color w:val="274e13"/>
                <w:rtl w:val="0"/>
              </w:rPr>
              <w:t xml:space="preserve">plafond/counter guarantee</w:t>
            </w:r>
            <w:r w:rsidDel="00000000" w:rsidR="00000000" w:rsidRPr="00000000">
              <w:rPr>
                <w:rFonts w:ascii="Calibri" w:cs="Calibri" w:eastAsia="Calibri" w:hAnsi="Calibri"/>
                <w:color w:val="274e13"/>
                <w:rtl w:val="0"/>
              </w:rPr>
              <w:t xml:space="preserve">, serta mengoperasikan aplikasi penerbitan jaminan.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5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51">
            <w:pPr>
              <w:numPr>
                <w:ilvl w:val="0"/>
                <w:numId w:val="104"/>
              </w:numPr>
              <w:spacing w:after="120" w:line="240" w:lineRule="auto"/>
              <w:ind w:left="300" w:hanging="360"/>
              <w:rPr/>
            </w:pPr>
            <w:r w:rsidDel="00000000" w:rsidR="00000000" w:rsidRPr="00000000">
              <w:rPr>
                <w:rFonts w:ascii="Calibri" w:cs="Calibri" w:eastAsia="Calibri" w:hAnsi="Calibri"/>
                <w:color w:val="274e13"/>
                <w:rtl w:val="0"/>
              </w:rPr>
              <w:t xml:space="preserve">Mampu menjelaskan prosedur teknis penerbitan dan perubahan (</w:t>
            </w:r>
            <w:r w:rsidDel="00000000" w:rsidR="00000000" w:rsidRPr="00000000">
              <w:rPr>
                <w:rFonts w:ascii="Calibri" w:cs="Calibri" w:eastAsia="Calibri" w:hAnsi="Calibri"/>
                <w:i w:val="1"/>
                <w:iCs w:val="1"/>
                <w:color w:val="274e13"/>
                <w:rtl w:val="0"/>
              </w:rPr>
              <w:t xml:space="preserve">amendment</w:t>
            </w:r>
            <w:r w:rsidDel="00000000" w:rsidR="00000000" w:rsidRPr="00000000">
              <w:rPr>
                <w:rFonts w:ascii="Calibri" w:cs="Calibri" w:eastAsia="Calibri" w:hAnsi="Calibri"/>
                <w:color w:val="274e13"/>
                <w:rtl w:val="0"/>
              </w:rPr>
              <w:t xml:space="preserve">) Bank Garansi atau SKBDN.</w:t>
            </w:r>
            <w:r w:rsidDel="00000000" w:rsidR="00000000" w:rsidRPr="00000000">
              <w:rPr>
                <w:rtl w:val="0"/>
              </w:rPr>
            </w:r>
          </w:p>
          <w:p w:rsidR="00000000" w:rsidDel="00000000" w:rsidP="00000000" w:rsidRDefault="00000000" w:rsidRPr="00000000" w14:paraId="00000152">
            <w:pPr>
              <w:numPr>
                <w:ilvl w:val="0"/>
                <w:numId w:val="104"/>
              </w:numPr>
              <w:spacing w:after="120" w:line="240" w:lineRule="auto"/>
              <w:ind w:left="300" w:hanging="360"/>
              <w:rPr/>
            </w:pPr>
            <w:r w:rsidDel="00000000" w:rsidR="00000000" w:rsidRPr="00000000">
              <w:rPr>
                <w:rFonts w:ascii="Calibri" w:cs="Calibri" w:eastAsia="Calibri" w:hAnsi="Calibri"/>
                <w:color w:val="274e13"/>
                <w:rtl w:val="0"/>
              </w:rPr>
              <w:t xml:space="preserve">Mampu memeriksa kelengkapan syarat administratif dan keabsahan wewenang pemohon secara cermat.</w:t>
            </w:r>
            <w:r w:rsidDel="00000000" w:rsidR="00000000" w:rsidRPr="00000000">
              <w:rPr>
                <w:rtl w:val="0"/>
              </w:rPr>
            </w:r>
          </w:p>
          <w:p w:rsidR="00000000" w:rsidDel="00000000" w:rsidP="00000000" w:rsidRDefault="00000000" w:rsidRPr="00000000" w14:paraId="00000153">
            <w:pPr>
              <w:numPr>
                <w:ilvl w:val="0"/>
                <w:numId w:val="104"/>
              </w:numPr>
              <w:spacing w:after="120" w:line="240" w:lineRule="auto"/>
              <w:ind w:left="300" w:hanging="360"/>
              <w:rPr/>
            </w:pPr>
            <w:r w:rsidDel="00000000" w:rsidR="00000000" w:rsidRPr="00000000">
              <w:rPr>
                <w:rFonts w:ascii="Calibri" w:cs="Calibri" w:eastAsia="Calibri" w:hAnsi="Calibri"/>
                <w:color w:val="274e13"/>
                <w:rtl w:val="0"/>
              </w:rPr>
              <w:t xml:space="preserve">Mampu melakukan entri data permohonan ke dalam sistem aplikasi penerbitan warkat instrumen dengan akurat.</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54">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155">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Melakukan analisis kelayakan permohonan, memproses penerbitan warkat digital/fisik secara mandiri, dan mengelola penerimaan komisi/provisi.</w:t>
            </w:r>
          </w:p>
          <w:p w:rsidR="00000000" w:rsidDel="00000000" w:rsidP="00000000" w:rsidRDefault="00000000" w:rsidRPr="00000000" w14:paraId="00000156">
            <w:pPr>
              <w:spacing w:after="120" w:line="240" w:lineRule="auto"/>
              <w:rPr>
                <w:rFonts w:ascii="Calibri" w:cs="Calibri" w:eastAsia="Calibri" w:hAnsi="Calibri"/>
                <w:color w:val="274e13"/>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57">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58">
            <w:pPr>
              <w:numPr>
                <w:ilvl w:val="0"/>
                <w:numId w:val="146"/>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kesesuaian klausul dalam warkat Bank Garansi agar tidak menimbulkan risiko hukum bagi bank.</w:t>
            </w:r>
            <w:r w:rsidDel="00000000" w:rsidR="00000000" w:rsidRPr="00000000">
              <w:rPr>
                <w:rtl w:val="0"/>
              </w:rPr>
            </w:r>
          </w:p>
          <w:p w:rsidR="00000000" w:rsidDel="00000000" w:rsidP="00000000" w:rsidRDefault="00000000" w:rsidRPr="00000000" w14:paraId="00000159">
            <w:pPr>
              <w:numPr>
                <w:ilvl w:val="0"/>
                <w:numId w:val="146"/>
              </w:numPr>
              <w:spacing w:after="120" w:line="240" w:lineRule="auto"/>
              <w:ind w:left="300" w:hanging="360"/>
              <w:rPr/>
            </w:pPr>
            <w:r w:rsidDel="00000000" w:rsidR="00000000" w:rsidRPr="00000000">
              <w:rPr>
                <w:rFonts w:ascii="Calibri" w:cs="Calibri" w:eastAsia="Calibri" w:hAnsi="Calibri"/>
                <w:color w:val="274e13"/>
                <w:rtl w:val="0"/>
              </w:rPr>
              <w:t xml:space="preserve">Mampu menerbitkan SKBDN/Bank Garansi melalui sistem digital dengan tingkat presisi tinggi.</w:t>
            </w:r>
            <w:r w:rsidDel="00000000" w:rsidR="00000000" w:rsidRPr="00000000">
              <w:rPr>
                <w:rtl w:val="0"/>
              </w:rPr>
            </w:r>
          </w:p>
          <w:p w:rsidR="00000000" w:rsidDel="00000000" w:rsidP="00000000" w:rsidRDefault="00000000" w:rsidRPr="00000000" w14:paraId="0000015A">
            <w:pPr>
              <w:numPr>
                <w:ilvl w:val="0"/>
                <w:numId w:val="146"/>
              </w:numPr>
              <w:spacing w:after="120" w:line="240" w:lineRule="auto"/>
              <w:ind w:left="300" w:hanging="360"/>
              <w:rPr/>
            </w:pPr>
            <w:r w:rsidDel="00000000" w:rsidR="00000000" w:rsidRPr="00000000">
              <w:rPr>
                <w:rFonts w:ascii="Calibri" w:cs="Calibri" w:eastAsia="Calibri" w:hAnsi="Calibri"/>
                <w:color w:val="274e13"/>
                <w:rtl w:val="0"/>
              </w:rPr>
              <w:t xml:space="preserve">Mampu mengoreksi draf warkat jika ditemukan ketidaksesuaian syarat sebelum diotorisasi oleh pejabat berwenang.</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5B">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15C">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Menganalisis risiko klaim, mengevaluasi portofolio garansi dan instrumen trade, serta menyelesaikan potensi sengketa klausul secara taktis.</w:t>
            </w:r>
          </w:p>
          <w:p w:rsidR="00000000" w:rsidDel="00000000" w:rsidP="00000000" w:rsidRDefault="00000000" w:rsidRPr="00000000" w14:paraId="0000015D">
            <w:pPr>
              <w:spacing w:after="120" w:line="240" w:lineRule="auto"/>
              <w:rPr>
                <w:rFonts w:ascii="Calibri" w:cs="Calibri" w:eastAsia="Calibri" w:hAnsi="Calibri"/>
                <w:color w:val="274e13"/>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5E">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5F">
            <w:pPr>
              <w:numPr>
                <w:ilvl w:val="0"/>
                <w:numId w:val="26"/>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potensi risiko kewajiban kontinjensi dari penerbitan Bank Garansi bernilai besar.</w:t>
            </w:r>
            <w:r w:rsidDel="00000000" w:rsidR="00000000" w:rsidRPr="00000000">
              <w:rPr>
                <w:rtl w:val="0"/>
              </w:rPr>
            </w:r>
          </w:p>
          <w:p w:rsidR="00000000" w:rsidDel="00000000" w:rsidP="00000000" w:rsidRDefault="00000000" w:rsidRPr="00000000" w14:paraId="00000160">
            <w:pPr>
              <w:numPr>
                <w:ilvl w:val="0"/>
                <w:numId w:val="26"/>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keabsahan tuntutan klaim dari penerima garansi (</w:t>
            </w:r>
            <w:r w:rsidDel="00000000" w:rsidR="00000000" w:rsidRPr="00000000">
              <w:rPr>
                <w:rFonts w:ascii="Calibri" w:cs="Calibri" w:eastAsia="Calibri" w:hAnsi="Calibri"/>
                <w:i w:val="1"/>
                <w:iCs w:val="1"/>
                <w:color w:val="274e13"/>
                <w:rtl w:val="0"/>
              </w:rPr>
              <w:t xml:space="preserve">beneficiary</w:t>
            </w:r>
            <w:r w:rsidDel="00000000" w:rsidR="00000000" w:rsidRPr="00000000">
              <w:rPr>
                <w:rFonts w:ascii="Calibri" w:cs="Calibri" w:eastAsia="Calibri" w:hAnsi="Calibri"/>
                <w:color w:val="274e13"/>
                <w:rtl w:val="0"/>
              </w:rPr>
              <w:t xml:space="preserve">) secara rasional dan objektif.</w:t>
            </w:r>
            <w:r w:rsidDel="00000000" w:rsidR="00000000" w:rsidRPr="00000000">
              <w:rPr>
                <w:rtl w:val="0"/>
              </w:rPr>
            </w:r>
          </w:p>
          <w:p w:rsidR="00000000" w:rsidDel="00000000" w:rsidP="00000000" w:rsidRDefault="00000000" w:rsidRPr="00000000" w14:paraId="00000161">
            <w:pPr>
              <w:numPr>
                <w:ilvl w:val="0"/>
                <w:numId w:val="26"/>
              </w:numPr>
              <w:spacing w:after="120" w:line="240" w:lineRule="auto"/>
              <w:ind w:left="300" w:hanging="360"/>
              <w:rPr/>
            </w:pPr>
            <w:r w:rsidDel="00000000" w:rsidR="00000000" w:rsidRPr="00000000">
              <w:rPr>
                <w:rFonts w:ascii="Calibri" w:cs="Calibri" w:eastAsia="Calibri" w:hAnsi="Calibri"/>
                <w:color w:val="274e13"/>
                <w:rtl w:val="0"/>
              </w:rPr>
              <w:t xml:space="preserve">Mampu merumuskan solusi penyelesaian syarat khusus permohonan garansi yang memerlukan penyesuaian klausul hukum.</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62">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163">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Merancang strategi pengembangan produk </w:t>
            </w:r>
            <w:r w:rsidDel="00000000" w:rsidR="00000000" w:rsidRPr="00000000">
              <w:rPr>
                <w:rFonts w:ascii="Calibri" w:cs="Calibri" w:eastAsia="Calibri" w:hAnsi="Calibri"/>
                <w:i w:val="1"/>
                <w:iCs w:val="1"/>
                <w:color w:val="274e13"/>
                <w:rtl w:val="0"/>
              </w:rPr>
              <w:t xml:space="preserve">non-funded income</w:t>
            </w:r>
            <w:r w:rsidDel="00000000" w:rsidR="00000000" w:rsidRPr="00000000">
              <w:rPr>
                <w:rFonts w:ascii="Calibri" w:cs="Calibri" w:eastAsia="Calibri" w:hAnsi="Calibri"/>
                <w:color w:val="274e13"/>
                <w:rtl w:val="0"/>
              </w:rPr>
              <w:t xml:space="preserve"> berbasis garansi digital, merumuskan kebijakan manajemen risiko instrumen, dan mengarahkan kepatuhan terhadap aturan internasional.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64">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65">
            <w:pPr>
              <w:numPr>
                <w:ilvl w:val="0"/>
                <w:numId w:val="71"/>
              </w:numPr>
              <w:spacing w:after="120" w:line="240" w:lineRule="auto"/>
              <w:ind w:left="300" w:hanging="360"/>
              <w:rPr/>
            </w:pPr>
            <w:r w:rsidDel="00000000" w:rsidR="00000000" w:rsidRPr="00000000">
              <w:rPr>
                <w:rFonts w:ascii="Calibri" w:cs="Calibri" w:eastAsia="Calibri" w:hAnsi="Calibri"/>
                <w:color w:val="274e13"/>
                <w:rtl w:val="0"/>
              </w:rPr>
              <w:t xml:space="preserve">Mampu merancang skema bisnis dan fitur digitalisasi penerbitan Bank Garansi terintegrasi dengan platform mitra.</w:t>
            </w:r>
            <w:r w:rsidDel="00000000" w:rsidR="00000000" w:rsidRPr="00000000">
              <w:rPr>
                <w:rtl w:val="0"/>
              </w:rPr>
            </w:r>
          </w:p>
          <w:p w:rsidR="00000000" w:rsidDel="00000000" w:rsidP="00000000" w:rsidRDefault="00000000" w:rsidRPr="00000000" w14:paraId="00000166">
            <w:pPr>
              <w:numPr>
                <w:ilvl w:val="0"/>
                <w:numId w:val="71"/>
              </w:numPr>
              <w:spacing w:after="120" w:line="240" w:lineRule="auto"/>
              <w:ind w:left="300" w:hanging="360"/>
              <w:rPr/>
            </w:pPr>
            <w:r w:rsidDel="00000000" w:rsidR="00000000" w:rsidRPr="00000000">
              <w:rPr>
                <w:rFonts w:ascii="Calibri" w:cs="Calibri" w:eastAsia="Calibri" w:hAnsi="Calibri"/>
                <w:color w:val="274e13"/>
                <w:rtl w:val="0"/>
              </w:rPr>
              <w:t xml:space="preserve">Mampu merumuskan kebijakan penerbitan instrumen perdagangan berisiko rendah yang adaptif terhadap tren pasar regional.</w:t>
            </w:r>
            <w:r w:rsidDel="00000000" w:rsidR="00000000" w:rsidRPr="00000000">
              <w:rPr>
                <w:rtl w:val="0"/>
              </w:rPr>
            </w:r>
          </w:p>
        </w:tc>
      </w:tr>
    </w:tbl>
    <w:p w:rsidR="00000000" w:rsidDel="00000000" w:rsidP="00000000" w:rsidRDefault="00000000" w:rsidRPr="00000000" w14:paraId="00000167">
      <w:pPr>
        <w:pStyle w:val="Heading2"/>
        <w:spacing w:after="80" w:before="360" w:line="300" w:lineRule="auto"/>
        <w:rPr>
          <w:rFonts w:ascii="Calibri" w:cs="Calibri" w:eastAsia="Calibri" w:hAnsi="Calibri"/>
          <w:color w:val="274e13"/>
          <w:sz w:val="29"/>
          <w:szCs w:val="29"/>
        </w:rPr>
      </w:pPr>
      <w:r w:rsidDel="00000000" w:rsidR="00000000" w:rsidRPr="00000000">
        <w:rPr>
          <w:rtl w:val="0"/>
        </w:rPr>
      </w:r>
    </w:p>
    <w:p w:rsidR="00000000" w:rsidDel="00000000" w:rsidP="00000000" w:rsidRDefault="00000000" w:rsidRPr="00000000" w14:paraId="00000168">
      <w:pPr>
        <w:pStyle w:val="Heading2"/>
        <w:spacing w:after="80" w:before="360" w:line="300" w:lineRule="auto"/>
        <w:rPr>
          <w:rFonts w:ascii="Calibri" w:cs="Calibri" w:eastAsia="Calibri" w:hAnsi="Calibri"/>
          <w:color w:val="ff0000"/>
          <w:sz w:val="29"/>
          <w:szCs w:val="29"/>
        </w:rPr>
      </w:pPr>
      <w:r w:rsidDel="00000000" w:rsidR="00000000" w:rsidRPr="00000000">
        <w:rPr>
          <w:rFonts w:ascii="Calibri" w:cs="Calibri" w:eastAsia="Calibri" w:hAnsi="Calibri"/>
          <w:color w:val="274e13"/>
          <w:sz w:val="29"/>
          <w:szCs w:val="29"/>
          <w:rtl w:val="0"/>
        </w:rPr>
        <w:t xml:space="preserve">(SBT-11) Melakukan Administrasi </w:t>
      </w:r>
      <w:r w:rsidDel="00000000" w:rsidR="00000000" w:rsidRPr="00000000">
        <w:rPr>
          <w:rFonts w:ascii="Calibri" w:cs="Calibri" w:eastAsia="Calibri" w:hAnsi="Calibri"/>
          <w:i w:val="1"/>
          <w:iCs w:val="1"/>
          <w:color w:val="274e13"/>
          <w:sz w:val="29"/>
          <w:szCs w:val="29"/>
          <w:rtl w:val="0"/>
        </w:rPr>
        <w:t xml:space="preserve">Trade Finance </w:t>
      </w:r>
      <w:r w:rsidDel="00000000" w:rsidR="00000000" w:rsidRPr="00000000">
        <w:rPr>
          <w:rFonts w:ascii="Calibri" w:cs="Calibri" w:eastAsia="Calibri" w:hAnsi="Calibri"/>
          <w:i w:val="1"/>
          <w:iCs w:val="1"/>
          <w:color w:val="ff0000"/>
          <w:sz w:val="29"/>
          <w:szCs w:val="29"/>
          <w:rtl w:val="0"/>
        </w:rPr>
        <w:t xml:space="preserve">(Bukan Jobdesk Ops)</w:t>
      </w:r>
      <w:r w:rsidDel="00000000" w:rsidR="00000000" w:rsidRPr="00000000">
        <w:rPr>
          <w:rtl w:val="0"/>
        </w:rPr>
      </w:r>
    </w:p>
    <w:p w:rsidR="00000000" w:rsidDel="00000000" w:rsidP="00000000" w:rsidRDefault="00000000" w:rsidRPr="00000000" w14:paraId="00000169">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mencatat, mengarsip, mengelola penagihan, memelihara dokumen transaksi perdagangan (ekspor/impor/lokal), serta merekonsiliasi kewajiban finansial nasabah terkait fasilitas </w:t>
      </w:r>
      <w:r w:rsidDel="00000000" w:rsidR="00000000" w:rsidRPr="00000000">
        <w:rPr>
          <w:rFonts w:ascii="Calibri" w:cs="Calibri" w:eastAsia="Calibri" w:hAnsi="Calibri"/>
          <w:i w:val="1"/>
          <w:iCs w:val="1"/>
          <w:color w:val="274e13"/>
          <w:rtl w:val="0"/>
        </w:rPr>
        <w:t xml:space="preserve">trade finance</w:t>
      </w:r>
      <w:r w:rsidDel="00000000" w:rsidR="00000000" w:rsidRPr="00000000">
        <w:rPr>
          <w:rFonts w:ascii="Calibri" w:cs="Calibri" w:eastAsia="Calibri" w:hAnsi="Calibri"/>
          <w:color w:val="274e13"/>
          <w:rtl w:val="0"/>
        </w:rPr>
        <w:t xml:space="preserve"> menggunakan sistem data terintegrasi.</w:t>
      </w:r>
    </w:p>
    <w:tbl>
      <w:tblPr>
        <w:tblStyle w:val="Table11"/>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6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16B">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alur pendaftaran dan penyimpanan berkas transaksi </w:t>
            </w:r>
            <w:r w:rsidDel="00000000" w:rsidR="00000000" w:rsidRPr="00000000">
              <w:rPr>
                <w:rFonts w:ascii="Calibri" w:cs="Calibri" w:eastAsia="Calibri" w:hAnsi="Calibri"/>
                <w:i w:val="1"/>
                <w:iCs w:val="1"/>
                <w:color w:val="274e13"/>
                <w:rtl w:val="0"/>
              </w:rPr>
              <w:t xml:space="preserve">trade finance</w:t>
            </w:r>
            <w:r w:rsidDel="00000000" w:rsidR="00000000" w:rsidRPr="00000000">
              <w:rPr>
                <w:rFonts w:ascii="Calibri" w:cs="Calibri" w:eastAsia="Calibri" w:hAnsi="Calibri"/>
                <w:color w:val="274e13"/>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6C">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6D">
            <w:pPr>
              <w:numPr>
                <w:ilvl w:val="0"/>
                <w:numId w:val="102"/>
              </w:numPr>
              <w:spacing w:after="120" w:line="240" w:lineRule="auto"/>
              <w:ind w:left="300" w:hanging="360"/>
              <w:rPr/>
            </w:pPr>
            <w:r w:rsidDel="00000000" w:rsidR="00000000" w:rsidRPr="00000000">
              <w:rPr>
                <w:rFonts w:ascii="Calibri" w:cs="Calibri" w:eastAsia="Calibri" w:hAnsi="Calibri"/>
                <w:color w:val="274e13"/>
                <w:rtl w:val="0"/>
              </w:rPr>
              <w:t xml:space="preserve">Mampu mengenali dan menunjukkan berkas ekspor, impor, dan perdagangan lokal yang membutuhkan penatausahaan khusus.</w:t>
            </w:r>
            <w:r w:rsidDel="00000000" w:rsidR="00000000" w:rsidRPr="00000000">
              <w:rPr>
                <w:rtl w:val="0"/>
              </w:rPr>
            </w:r>
          </w:p>
          <w:p w:rsidR="00000000" w:rsidDel="00000000" w:rsidP="00000000" w:rsidRDefault="00000000" w:rsidRPr="00000000" w14:paraId="0000016E">
            <w:pPr>
              <w:numPr>
                <w:ilvl w:val="0"/>
                <w:numId w:val="102"/>
              </w:numPr>
              <w:spacing w:after="120" w:line="240" w:lineRule="auto"/>
              <w:ind w:left="300" w:hanging="360"/>
              <w:rPr/>
            </w:pPr>
            <w:r w:rsidDel="00000000" w:rsidR="00000000" w:rsidRPr="00000000">
              <w:rPr>
                <w:rFonts w:ascii="Calibri" w:cs="Calibri" w:eastAsia="Calibri" w:hAnsi="Calibri"/>
                <w:color w:val="274e13"/>
                <w:rtl w:val="0"/>
              </w:rPr>
              <w:t xml:space="preserve">Mampu mencatat data riwayat pemrosesan dokumen </w:t>
            </w:r>
            <w:r w:rsidDel="00000000" w:rsidR="00000000" w:rsidRPr="00000000">
              <w:rPr>
                <w:rFonts w:ascii="Calibri" w:cs="Calibri" w:eastAsia="Calibri" w:hAnsi="Calibri"/>
                <w:i w:val="1"/>
                <w:iCs w:val="1"/>
                <w:color w:val="274e13"/>
                <w:rtl w:val="0"/>
              </w:rPr>
              <w:t xml:space="preserve">trade finance</w:t>
            </w:r>
            <w:r w:rsidDel="00000000" w:rsidR="00000000" w:rsidRPr="00000000">
              <w:rPr>
                <w:rFonts w:ascii="Calibri" w:cs="Calibri" w:eastAsia="Calibri" w:hAnsi="Calibri"/>
                <w:color w:val="274e13"/>
                <w:rtl w:val="0"/>
              </w:rPr>
              <w:t xml:space="preserve"> ke dalam register digital harian.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6F">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170">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tata cara pemeliharaan arsip, pengutipan biaya administrasi, serta pemeriksaan kelengkapan berkas penagihan.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71">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72">
            <w:pPr>
              <w:numPr>
                <w:ilvl w:val="0"/>
                <w:numId w:val="107"/>
              </w:numPr>
              <w:spacing w:after="120" w:line="240" w:lineRule="auto"/>
              <w:ind w:left="300" w:hanging="360"/>
              <w:rPr/>
            </w:pPr>
            <w:r w:rsidDel="00000000" w:rsidR="00000000" w:rsidRPr="00000000">
              <w:rPr>
                <w:rFonts w:ascii="Calibri" w:cs="Calibri" w:eastAsia="Calibri" w:hAnsi="Calibri"/>
                <w:color w:val="274e13"/>
                <w:rtl w:val="0"/>
              </w:rPr>
              <w:t xml:space="preserve">Mampu menjelaskan fungsi setiap jenis dokumen perdagangan (</w:t>
            </w:r>
            <w:r w:rsidDel="00000000" w:rsidR="00000000" w:rsidRPr="00000000">
              <w:rPr>
                <w:rFonts w:ascii="Calibri" w:cs="Calibri" w:eastAsia="Calibri" w:hAnsi="Calibri"/>
                <w:i w:val="1"/>
                <w:iCs w:val="1"/>
                <w:color w:val="274e13"/>
                <w:rtl w:val="0"/>
              </w:rPr>
              <w:t xml:space="preserve">Bill of Lading, Invoice, Packing List</w:t>
            </w:r>
            <w:r w:rsidDel="00000000" w:rsidR="00000000" w:rsidRPr="00000000">
              <w:rPr>
                <w:rFonts w:ascii="Calibri" w:cs="Calibri" w:eastAsia="Calibri" w:hAnsi="Calibri"/>
                <w:color w:val="274e13"/>
                <w:rtl w:val="0"/>
              </w:rPr>
              <w:t xml:space="preserve">, dll).</w:t>
            </w:r>
            <w:r w:rsidDel="00000000" w:rsidR="00000000" w:rsidRPr="00000000">
              <w:rPr>
                <w:rtl w:val="0"/>
              </w:rPr>
            </w:r>
          </w:p>
          <w:p w:rsidR="00000000" w:rsidDel="00000000" w:rsidP="00000000" w:rsidRDefault="00000000" w:rsidRPr="00000000" w14:paraId="00000173">
            <w:pPr>
              <w:numPr>
                <w:ilvl w:val="0"/>
                <w:numId w:val="107"/>
              </w:numPr>
              <w:spacing w:after="120" w:line="240" w:lineRule="auto"/>
              <w:ind w:left="300" w:hanging="360"/>
              <w:rPr/>
            </w:pPr>
            <w:r w:rsidDel="00000000" w:rsidR="00000000" w:rsidRPr="00000000">
              <w:rPr>
                <w:rFonts w:ascii="Calibri" w:cs="Calibri" w:eastAsia="Calibri" w:hAnsi="Calibri"/>
                <w:color w:val="274e13"/>
                <w:rtl w:val="0"/>
              </w:rPr>
              <w:t xml:space="preserve">Mampu memeriksa keabsahan jadwal jatuh tempo fasilitas penagihan perdagangan nasabah.</w:t>
            </w:r>
            <w:r w:rsidDel="00000000" w:rsidR="00000000" w:rsidRPr="00000000">
              <w:rPr>
                <w:rtl w:val="0"/>
              </w:rPr>
            </w:r>
          </w:p>
          <w:p w:rsidR="00000000" w:rsidDel="00000000" w:rsidP="00000000" w:rsidRDefault="00000000" w:rsidRPr="00000000" w14:paraId="00000174">
            <w:pPr>
              <w:numPr>
                <w:ilvl w:val="0"/>
                <w:numId w:val="107"/>
              </w:numPr>
              <w:spacing w:after="120" w:line="240" w:lineRule="auto"/>
              <w:ind w:left="300" w:hanging="360"/>
              <w:rPr/>
            </w:pPr>
            <w:r w:rsidDel="00000000" w:rsidR="00000000" w:rsidRPr="00000000">
              <w:rPr>
                <w:rFonts w:ascii="Calibri" w:cs="Calibri" w:eastAsia="Calibri" w:hAnsi="Calibri"/>
                <w:color w:val="274e13"/>
                <w:rtl w:val="0"/>
              </w:rPr>
              <w:t xml:space="preserve">Mampu menghitung besaran biaya administrasi dan komisi fasilitas </w:t>
            </w:r>
            <w:r w:rsidDel="00000000" w:rsidR="00000000" w:rsidRPr="00000000">
              <w:rPr>
                <w:rFonts w:ascii="Calibri" w:cs="Calibri" w:eastAsia="Calibri" w:hAnsi="Calibri"/>
                <w:i w:val="1"/>
                <w:iCs w:val="1"/>
                <w:color w:val="274e13"/>
                <w:rtl w:val="0"/>
              </w:rPr>
              <w:t xml:space="preserve">trade finance</w:t>
            </w:r>
            <w:r w:rsidDel="00000000" w:rsidR="00000000" w:rsidRPr="00000000">
              <w:rPr>
                <w:rFonts w:ascii="Calibri" w:cs="Calibri" w:eastAsia="Calibri" w:hAnsi="Calibri"/>
                <w:color w:val="274e13"/>
                <w:rtl w:val="0"/>
              </w:rPr>
              <w:t xml:space="preserve"> sesuai ketentuan.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7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176">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Mengelola seluruh tahapan administrasi transaksi </w:t>
            </w:r>
            <w:r w:rsidDel="00000000" w:rsidR="00000000" w:rsidRPr="00000000">
              <w:rPr>
                <w:rFonts w:ascii="Calibri" w:cs="Calibri" w:eastAsia="Calibri" w:hAnsi="Calibri"/>
                <w:i w:val="1"/>
                <w:iCs w:val="1"/>
                <w:color w:val="274e13"/>
                <w:rtl w:val="0"/>
              </w:rPr>
              <w:t xml:space="preserve">trade finance</w:t>
            </w:r>
            <w:r w:rsidDel="00000000" w:rsidR="00000000" w:rsidRPr="00000000">
              <w:rPr>
                <w:rFonts w:ascii="Calibri" w:cs="Calibri" w:eastAsia="Calibri" w:hAnsi="Calibri"/>
                <w:color w:val="274e13"/>
                <w:rtl w:val="0"/>
              </w:rPr>
              <w:t xml:space="preserve">, mulai dari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biaya, rekonsiliasi tagihan, hingga pemeliharaan file digital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77">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78">
            <w:pPr>
              <w:numPr>
                <w:ilvl w:val="0"/>
                <w:numId w:val="111"/>
              </w:numPr>
              <w:spacing w:after="120" w:line="240" w:lineRule="auto"/>
              <w:ind w:left="300" w:hanging="360"/>
              <w:rPr/>
            </w:pPr>
            <w:r w:rsidDel="00000000" w:rsidR="00000000" w:rsidRPr="00000000">
              <w:rPr>
                <w:rFonts w:ascii="Calibri" w:cs="Calibri" w:eastAsia="Calibri" w:hAnsi="Calibri"/>
                <w:color w:val="274e13"/>
                <w:rtl w:val="0"/>
              </w:rPr>
              <w:t xml:space="preserve">Mampu memproses penatausahaan penagihan (</w:t>
            </w:r>
            <w:r w:rsidDel="00000000" w:rsidR="00000000" w:rsidRPr="00000000">
              <w:rPr>
                <w:rFonts w:ascii="Calibri" w:cs="Calibri" w:eastAsia="Calibri" w:hAnsi="Calibri"/>
                <w:i w:val="1"/>
                <w:iCs w:val="1"/>
                <w:color w:val="274e13"/>
                <w:rtl w:val="0"/>
              </w:rPr>
              <w:t xml:space="preserve">trade collection</w:t>
            </w:r>
            <w:r w:rsidDel="00000000" w:rsidR="00000000" w:rsidRPr="00000000">
              <w:rPr>
                <w:rFonts w:ascii="Calibri" w:cs="Calibri" w:eastAsia="Calibri" w:hAnsi="Calibri"/>
                <w:color w:val="274e13"/>
                <w:rtl w:val="0"/>
              </w:rPr>
              <w:t xml:space="preserve">) secara sistematis dan aman.</w:t>
            </w:r>
            <w:r w:rsidDel="00000000" w:rsidR="00000000" w:rsidRPr="00000000">
              <w:rPr>
                <w:rtl w:val="0"/>
              </w:rPr>
            </w:r>
          </w:p>
          <w:p w:rsidR="00000000" w:rsidDel="00000000" w:rsidP="00000000" w:rsidRDefault="00000000" w:rsidRPr="00000000" w14:paraId="00000179">
            <w:pPr>
              <w:numPr>
                <w:ilvl w:val="0"/>
                <w:numId w:val="111"/>
              </w:numPr>
              <w:spacing w:after="120" w:line="240" w:lineRule="auto"/>
              <w:ind w:left="300" w:hanging="360"/>
              <w:rPr/>
            </w:pPr>
            <w:r w:rsidDel="00000000" w:rsidR="00000000" w:rsidRPr="00000000">
              <w:rPr>
                <w:rFonts w:ascii="Calibri" w:cs="Calibri" w:eastAsia="Calibri" w:hAnsi="Calibri"/>
                <w:color w:val="274e13"/>
                <w:rtl w:val="0"/>
              </w:rPr>
              <w:t xml:space="preserve">Mampu mengkonsolidasi saldo rekening penampung transaksi perdagangan dengan data laporan internal harian.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7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17B">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ketidaksesuaian (</w:t>
            </w:r>
            <w:r w:rsidDel="00000000" w:rsidR="00000000" w:rsidRPr="00000000">
              <w:rPr>
                <w:rFonts w:ascii="Calibri" w:cs="Calibri" w:eastAsia="Calibri" w:hAnsi="Calibri"/>
                <w:i w:val="1"/>
                <w:iCs w:val="1"/>
                <w:color w:val="274e13"/>
                <w:rtl w:val="0"/>
              </w:rPr>
              <w:t xml:space="preserve">discrepancy</w:t>
            </w:r>
            <w:r w:rsidDel="00000000" w:rsidR="00000000" w:rsidRPr="00000000">
              <w:rPr>
                <w:rFonts w:ascii="Calibri" w:cs="Calibri" w:eastAsia="Calibri" w:hAnsi="Calibri"/>
                <w:color w:val="274e13"/>
                <w:rtl w:val="0"/>
              </w:rPr>
              <w:t xml:space="preserve">) dokumen perdagangan, mengevaluasi kelancaran arus dokumen, dan mengoptimalkan efisiensi pencatatan administrasi.</w:t>
            </w:r>
          </w:p>
          <w:p w:rsidR="00000000" w:rsidDel="00000000" w:rsidP="00000000" w:rsidRDefault="00000000" w:rsidRPr="00000000" w14:paraId="0000017C">
            <w:pPr>
              <w:spacing w:after="120" w:line="240" w:lineRule="auto"/>
              <w:rPr>
                <w:rFonts w:ascii="Calibri" w:cs="Calibri" w:eastAsia="Calibri" w:hAnsi="Calibri"/>
                <w:color w:val="274e13"/>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7D">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7E">
            <w:pPr>
              <w:numPr>
                <w:ilvl w:val="0"/>
                <w:numId w:val="45"/>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w:t>
            </w:r>
            <w:r w:rsidDel="00000000" w:rsidR="00000000" w:rsidRPr="00000000">
              <w:rPr>
                <w:rFonts w:ascii="Calibri" w:cs="Calibri" w:eastAsia="Calibri" w:hAnsi="Calibri"/>
                <w:i w:val="1"/>
                <w:iCs w:val="1"/>
                <w:color w:val="274e13"/>
                <w:rtl w:val="0"/>
              </w:rPr>
              <w:t xml:space="preserve">discrepancy</w:t>
            </w:r>
            <w:r w:rsidDel="00000000" w:rsidR="00000000" w:rsidRPr="00000000">
              <w:rPr>
                <w:rFonts w:ascii="Calibri" w:cs="Calibri" w:eastAsia="Calibri" w:hAnsi="Calibri"/>
                <w:color w:val="274e13"/>
                <w:rtl w:val="0"/>
              </w:rPr>
              <w:t xml:space="preserve"> pada dokumen perdagangan dan memberikan opsi penanganan kepada nasabah.</w:t>
            </w:r>
            <w:r w:rsidDel="00000000" w:rsidR="00000000" w:rsidRPr="00000000">
              <w:rPr>
                <w:rtl w:val="0"/>
              </w:rPr>
            </w:r>
          </w:p>
          <w:p w:rsidR="00000000" w:rsidDel="00000000" w:rsidP="00000000" w:rsidRDefault="00000000" w:rsidRPr="00000000" w14:paraId="0000017F">
            <w:pPr>
              <w:numPr>
                <w:ilvl w:val="0"/>
                <w:numId w:val="45"/>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penyebab keterlambatan proses administrasi dan menyusun langkah perbaikan alur kerja.</w:t>
            </w:r>
            <w:r w:rsidDel="00000000" w:rsidR="00000000" w:rsidRPr="00000000">
              <w:rPr>
                <w:rtl w:val="0"/>
              </w:rPr>
            </w:r>
          </w:p>
          <w:p w:rsidR="00000000" w:rsidDel="00000000" w:rsidP="00000000" w:rsidRDefault="00000000" w:rsidRPr="00000000" w14:paraId="00000180">
            <w:pPr>
              <w:numPr>
                <w:ilvl w:val="0"/>
                <w:numId w:val="45"/>
              </w:numPr>
              <w:spacing w:after="120" w:line="240" w:lineRule="auto"/>
              <w:ind w:left="300" w:hanging="360"/>
              <w:rPr/>
            </w:pPr>
            <w:r w:rsidDel="00000000" w:rsidR="00000000" w:rsidRPr="00000000">
              <w:rPr>
                <w:rFonts w:ascii="Calibri" w:cs="Calibri" w:eastAsia="Calibri" w:hAnsi="Calibri"/>
                <w:color w:val="274e13"/>
                <w:rtl w:val="0"/>
              </w:rPr>
              <w:t xml:space="preserve">Mampu memandu staf operasional dalam menangani kendala pengarsipan dan validasi dokumen perdagangan yang rumit.</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81">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182">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tata kelola administrasi </w:t>
            </w:r>
            <w:r w:rsidDel="00000000" w:rsidR="00000000" w:rsidRPr="00000000">
              <w:rPr>
                <w:rFonts w:ascii="Calibri" w:cs="Calibri" w:eastAsia="Calibri" w:hAnsi="Calibri"/>
                <w:i w:val="1"/>
                <w:iCs w:val="1"/>
                <w:color w:val="274e13"/>
                <w:rtl w:val="0"/>
              </w:rPr>
              <w:t xml:space="preserve">trade finance</w:t>
            </w:r>
            <w:r w:rsidDel="00000000" w:rsidR="00000000" w:rsidRPr="00000000">
              <w:rPr>
                <w:rFonts w:ascii="Calibri" w:cs="Calibri" w:eastAsia="Calibri" w:hAnsi="Calibri"/>
                <w:color w:val="274e13"/>
                <w:rtl w:val="0"/>
              </w:rPr>
              <w:t xml:space="preserve"> berbasis </w:t>
            </w:r>
            <w:r w:rsidDel="00000000" w:rsidR="00000000" w:rsidRPr="00000000">
              <w:rPr>
                <w:rFonts w:ascii="Calibri" w:cs="Calibri" w:eastAsia="Calibri" w:hAnsi="Calibri"/>
                <w:i w:val="1"/>
                <w:iCs w:val="1"/>
                <w:color w:val="274e13"/>
                <w:rtl w:val="0"/>
              </w:rPr>
              <w:t xml:space="preserve">paperless</w:t>
            </w:r>
            <w:r w:rsidDel="00000000" w:rsidR="00000000" w:rsidRPr="00000000">
              <w:rPr>
                <w:rFonts w:ascii="Calibri" w:cs="Calibri" w:eastAsia="Calibri" w:hAnsi="Calibri"/>
                <w:color w:val="274e13"/>
                <w:rtl w:val="0"/>
              </w:rPr>
              <w:t xml:space="preserve">, merumuskan strategi penataan dokumen digital, serta mengarahkan integrasi dengan ekosistem digital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83">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84">
            <w:pPr>
              <w:numPr>
                <w:ilvl w:val="0"/>
                <w:numId w:val="95"/>
              </w:numPr>
              <w:spacing w:after="120" w:line="240" w:lineRule="auto"/>
              <w:ind w:left="300" w:hanging="360"/>
              <w:rPr/>
            </w:pPr>
            <w:r w:rsidDel="00000000" w:rsidR="00000000" w:rsidRPr="00000000">
              <w:rPr>
                <w:rFonts w:ascii="Calibri" w:cs="Calibri" w:eastAsia="Calibri" w:hAnsi="Calibri"/>
                <w:color w:val="274e13"/>
                <w:rtl w:val="0"/>
              </w:rPr>
              <w:t xml:space="preserve">Mampu merancang sistem pengarsipan digital </w:t>
            </w:r>
            <w:r w:rsidDel="00000000" w:rsidR="00000000" w:rsidRPr="00000000">
              <w:rPr>
                <w:rFonts w:ascii="Calibri" w:cs="Calibri" w:eastAsia="Calibri" w:hAnsi="Calibri"/>
                <w:i w:val="1"/>
                <w:iCs w:val="1"/>
                <w:color w:val="274e13"/>
                <w:rtl w:val="0"/>
              </w:rPr>
              <w:t xml:space="preserve">trade finance</w:t>
            </w:r>
            <w:r w:rsidDel="00000000" w:rsidR="00000000" w:rsidRPr="00000000">
              <w:rPr>
                <w:rFonts w:ascii="Calibri" w:cs="Calibri" w:eastAsia="Calibri" w:hAnsi="Calibri"/>
                <w:color w:val="274e13"/>
                <w:rtl w:val="0"/>
              </w:rPr>
              <w:t xml:space="preserve"> yang terintegrasi dengan standar keamanan informasi.</w:t>
            </w:r>
            <w:r w:rsidDel="00000000" w:rsidR="00000000" w:rsidRPr="00000000">
              <w:rPr>
                <w:rtl w:val="0"/>
              </w:rPr>
            </w:r>
          </w:p>
          <w:p w:rsidR="00000000" w:rsidDel="00000000" w:rsidP="00000000" w:rsidRDefault="00000000" w:rsidRPr="00000000" w14:paraId="00000185">
            <w:pPr>
              <w:numPr>
                <w:ilvl w:val="0"/>
                <w:numId w:val="95"/>
              </w:numPr>
              <w:spacing w:after="120" w:line="240" w:lineRule="auto"/>
              <w:ind w:left="300" w:hanging="360"/>
              <w:rPr/>
            </w:pPr>
            <w:r w:rsidDel="00000000" w:rsidR="00000000" w:rsidRPr="00000000">
              <w:rPr>
                <w:rFonts w:ascii="Calibri" w:cs="Calibri" w:eastAsia="Calibri" w:hAnsi="Calibri"/>
                <w:color w:val="274e13"/>
                <w:rtl w:val="0"/>
              </w:rPr>
              <w:t xml:space="preserve">Mampu merumuskan strategi pengoptimalan pendapatan berbasis komisi (</w:t>
            </w:r>
            <w:r w:rsidDel="00000000" w:rsidR="00000000" w:rsidRPr="00000000">
              <w:rPr>
                <w:rFonts w:ascii="Calibri" w:cs="Calibri" w:eastAsia="Calibri" w:hAnsi="Calibri"/>
                <w:i w:val="1"/>
                <w:iCs w:val="1"/>
                <w:color w:val="274e13"/>
                <w:rtl w:val="0"/>
              </w:rPr>
              <w:t xml:space="preserve">fee-based income</w:t>
            </w:r>
            <w:r w:rsidDel="00000000" w:rsidR="00000000" w:rsidRPr="00000000">
              <w:rPr>
                <w:rFonts w:ascii="Calibri" w:cs="Calibri" w:eastAsia="Calibri" w:hAnsi="Calibri"/>
                <w:color w:val="274e13"/>
                <w:rtl w:val="0"/>
              </w:rPr>
              <w:t xml:space="preserve">) dari layanan administrasi perdagangan.</w:t>
            </w:r>
            <w:r w:rsidDel="00000000" w:rsidR="00000000" w:rsidRPr="00000000">
              <w:rPr>
                <w:rtl w:val="0"/>
              </w:rPr>
            </w:r>
          </w:p>
          <w:p w:rsidR="00000000" w:rsidDel="00000000" w:rsidP="00000000" w:rsidRDefault="00000000" w:rsidRPr="00000000" w14:paraId="00000186">
            <w:pPr>
              <w:numPr>
                <w:ilvl w:val="0"/>
                <w:numId w:val="95"/>
              </w:numPr>
              <w:spacing w:after="120" w:line="240" w:lineRule="auto"/>
              <w:ind w:left="300" w:hanging="360"/>
              <w:rPr/>
            </w:pPr>
            <w:r w:rsidDel="00000000" w:rsidR="00000000" w:rsidRPr="00000000">
              <w:rPr>
                <w:rFonts w:ascii="Calibri" w:cs="Calibri" w:eastAsia="Calibri" w:hAnsi="Calibri"/>
                <w:color w:val="274e13"/>
                <w:rtl w:val="0"/>
              </w:rPr>
              <w:t xml:space="preserve">Mampu mengevaluasi ketaatan seluruh unit operasional terhadap regulasi administrasi perdagangan internasional.</w:t>
            </w:r>
            <w:r w:rsidDel="00000000" w:rsidR="00000000" w:rsidRPr="00000000">
              <w:rPr>
                <w:rtl w:val="0"/>
              </w:rPr>
            </w:r>
          </w:p>
        </w:tc>
      </w:tr>
    </w:tbl>
    <w:p w:rsidR="00000000" w:rsidDel="00000000" w:rsidP="00000000" w:rsidRDefault="00000000" w:rsidRPr="00000000" w14:paraId="00000187">
      <w:pPr>
        <w:pStyle w:val="Heading2"/>
        <w:spacing w:after="80" w:before="360" w:line="300" w:lineRule="auto"/>
        <w:rPr>
          <w:rFonts w:ascii="Calibri" w:cs="Calibri" w:eastAsia="Calibri" w:hAnsi="Calibri"/>
          <w:color w:val="274e13"/>
          <w:sz w:val="16"/>
          <w:szCs w:val="16"/>
        </w:rPr>
      </w:pPr>
      <w:r w:rsidDel="00000000" w:rsidR="00000000" w:rsidRPr="00000000">
        <w:rPr>
          <w:rtl w:val="0"/>
        </w:rPr>
      </w:r>
    </w:p>
    <w:p w:rsidR="00000000" w:rsidDel="00000000" w:rsidP="00000000" w:rsidRDefault="00000000" w:rsidRPr="00000000" w14:paraId="00000188">
      <w:pPr>
        <w:pStyle w:val="Heading2"/>
        <w:spacing w:after="80" w:before="360" w:line="300" w:lineRule="auto"/>
        <w:rPr>
          <w:rFonts w:ascii="Calibri" w:cs="Calibri" w:eastAsia="Calibri" w:hAnsi="Calibri"/>
          <w:color w:val="ff0000"/>
          <w:sz w:val="29"/>
          <w:szCs w:val="29"/>
        </w:rPr>
      </w:pPr>
      <w:r w:rsidDel="00000000" w:rsidR="00000000" w:rsidRPr="00000000">
        <w:rPr>
          <w:rFonts w:ascii="Calibri" w:cs="Calibri" w:eastAsia="Calibri" w:hAnsi="Calibri"/>
          <w:color w:val="274e13"/>
          <w:sz w:val="29"/>
          <w:szCs w:val="29"/>
          <w:rtl w:val="0"/>
        </w:rPr>
        <w:t xml:space="preserve">(SBT-12) Menyusun Kebijakan Sistem Operasi Bank </w:t>
      </w:r>
      <w:r w:rsidDel="00000000" w:rsidR="00000000" w:rsidRPr="00000000">
        <w:rPr>
          <w:rFonts w:ascii="Calibri" w:cs="Calibri" w:eastAsia="Calibri" w:hAnsi="Calibri"/>
          <w:color w:val="ff0000"/>
          <w:sz w:val="29"/>
          <w:szCs w:val="29"/>
          <w:rtl w:val="0"/>
        </w:rPr>
        <w:t xml:space="preserve">(Divisi Manajemen Resiko &amp; Kepatuhan)</w:t>
      </w:r>
    </w:p>
    <w:p w:rsidR="00000000" w:rsidDel="00000000" w:rsidP="00000000" w:rsidRDefault="00000000" w:rsidRPr="00000000" w14:paraId="00000189">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merumuskan, mengevaluasi, dan memperbarui kebijakan dasar operasional bank yang mencakup sistem pembayaran, tata kelola transaksi digital, keamanan operasional, dan kepatuhan terhadap regulasi OJK/BI.</w:t>
      </w:r>
    </w:p>
    <w:tbl>
      <w:tblPr>
        <w:tblStyle w:val="Table12"/>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30"/>
        <w:gridCol w:w="6130"/>
        <w:tblGridChange w:id="0">
          <w:tblGrid>
            <w:gridCol w:w="3230"/>
            <w:gridCol w:w="613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8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18B">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struktur dokumen kebijakan operasional dan regulasi eksternal yang melandasinya.</w:t>
            </w:r>
          </w:p>
          <w:p w:rsidR="00000000" w:rsidDel="00000000" w:rsidP="00000000" w:rsidRDefault="00000000" w:rsidRPr="00000000" w14:paraId="0000018C">
            <w:pPr>
              <w:spacing w:after="120" w:line="240" w:lineRule="auto"/>
              <w:rPr>
                <w:rFonts w:ascii="Calibri" w:cs="Calibri" w:eastAsia="Calibri" w:hAnsi="Calibri"/>
                <w:color w:val="274e13"/>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8D">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8E">
            <w:pPr>
              <w:numPr>
                <w:ilvl w:val="0"/>
                <w:numId w:val="110"/>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menyebutkan hirarki dokumen kebijakan operasional yang berlaku di Bank Sultra.</w:t>
            </w:r>
            <w:r w:rsidDel="00000000" w:rsidR="00000000" w:rsidRPr="00000000">
              <w:rPr>
                <w:rtl w:val="0"/>
              </w:rPr>
            </w:r>
          </w:p>
          <w:p w:rsidR="00000000" w:rsidDel="00000000" w:rsidP="00000000" w:rsidRDefault="00000000" w:rsidRPr="00000000" w14:paraId="0000018F">
            <w:pPr>
              <w:numPr>
                <w:ilvl w:val="0"/>
                <w:numId w:val="110"/>
              </w:numPr>
              <w:spacing w:after="120" w:line="240" w:lineRule="auto"/>
              <w:ind w:left="300" w:hanging="360"/>
              <w:rPr/>
            </w:pPr>
            <w:r w:rsidDel="00000000" w:rsidR="00000000" w:rsidRPr="00000000">
              <w:rPr>
                <w:rFonts w:ascii="Calibri" w:cs="Calibri" w:eastAsia="Calibri" w:hAnsi="Calibri"/>
                <w:color w:val="274e13"/>
                <w:rtl w:val="0"/>
              </w:rPr>
              <w:t xml:space="preserve">Mampu mengumpulkan referensi Peraturan Bank Indonesia (PBI) dan Peraturan OJK (POJK) terkait operasional perbankan.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9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191">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korelasi antara regulasi regulator, arsitektur teknologi informasi, dan arah kebijakan operasional internal.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92">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93">
            <w:pPr>
              <w:numPr>
                <w:ilvl w:val="0"/>
                <w:numId w:val="106"/>
              </w:numPr>
              <w:spacing w:after="120" w:line="240" w:lineRule="auto"/>
              <w:ind w:left="300" w:hanging="360"/>
              <w:rPr/>
            </w:pPr>
            <w:r w:rsidDel="00000000" w:rsidR="00000000" w:rsidRPr="00000000">
              <w:rPr>
                <w:rFonts w:ascii="Calibri" w:cs="Calibri" w:eastAsia="Calibri" w:hAnsi="Calibri"/>
                <w:color w:val="274e13"/>
                <w:rtl w:val="0"/>
              </w:rPr>
              <w:t xml:space="preserve">Mampu menjelaskan dampak perubahan regulasi eksternal terhadap kebijakan sistem operasional bank.</w:t>
            </w:r>
            <w:r w:rsidDel="00000000" w:rsidR="00000000" w:rsidRPr="00000000">
              <w:rPr>
                <w:rtl w:val="0"/>
              </w:rPr>
            </w:r>
          </w:p>
          <w:p w:rsidR="00000000" w:rsidDel="00000000" w:rsidP="00000000" w:rsidRDefault="00000000" w:rsidRPr="00000000" w14:paraId="00000194">
            <w:pPr>
              <w:numPr>
                <w:ilvl w:val="0"/>
                <w:numId w:val="106"/>
              </w:numPr>
              <w:spacing w:after="120" w:line="240" w:lineRule="auto"/>
              <w:ind w:left="300" w:hanging="360"/>
              <w:rPr/>
            </w:pPr>
            <w:r w:rsidDel="00000000" w:rsidR="00000000" w:rsidRPr="00000000">
              <w:rPr>
                <w:rFonts w:ascii="Calibri" w:cs="Calibri" w:eastAsia="Calibri" w:hAnsi="Calibri"/>
                <w:color w:val="274e13"/>
                <w:rtl w:val="0"/>
              </w:rPr>
              <w:t xml:space="preserve">Mampu menentukan celah ketidaksesuaian antara kondisi operasional di lapangan dengan draft kebijakan.</w:t>
            </w:r>
            <w:r w:rsidDel="00000000" w:rsidR="00000000" w:rsidRPr="00000000">
              <w:rPr>
                <w:rtl w:val="0"/>
              </w:rPr>
            </w:r>
          </w:p>
          <w:p w:rsidR="00000000" w:rsidDel="00000000" w:rsidP="00000000" w:rsidRDefault="00000000" w:rsidRPr="00000000" w14:paraId="00000195">
            <w:pPr>
              <w:numPr>
                <w:ilvl w:val="0"/>
                <w:numId w:val="106"/>
              </w:numPr>
              <w:spacing w:after="120" w:line="240" w:lineRule="auto"/>
              <w:ind w:left="300" w:hanging="360"/>
              <w:rPr/>
            </w:pPr>
            <w:r w:rsidDel="00000000" w:rsidR="00000000" w:rsidRPr="00000000">
              <w:rPr>
                <w:rFonts w:ascii="Calibri" w:cs="Calibri" w:eastAsia="Calibri" w:hAnsi="Calibri"/>
                <w:color w:val="274e13"/>
                <w:rtl w:val="0"/>
              </w:rPr>
              <w:t xml:space="preserve">Mampu menyusun draf awal perbaikan pasal kebijakan operasional berdasarkan arahan atasan.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96">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197">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Menyusun </w:t>
            </w:r>
            <w:r w:rsidDel="00000000" w:rsidR="00000000" w:rsidRPr="00000000">
              <w:rPr>
                <w:rFonts w:ascii="Calibri" w:cs="Calibri" w:eastAsia="Calibri" w:hAnsi="Calibri"/>
                <w:i w:val="1"/>
                <w:iCs w:val="1"/>
                <w:color w:val="274e13"/>
                <w:rtl w:val="0"/>
              </w:rPr>
              <w:t xml:space="preserve">draft</w:t>
            </w:r>
            <w:r w:rsidDel="00000000" w:rsidR="00000000" w:rsidRPr="00000000">
              <w:rPr>
                <w:rFonts w:ascii="Calibri" w:cs="Calibri" w:eastAsia="Calibri" w:hAnsi="Calibri"/>
                <w:color w:val="274e13"/>
                <w:rtl w:val="0"/>
              </w:rPr>
              <w:t xml:space="preserve"> kebijakan sistem operasional bank yang akurat, adaptif terhadap perkembangan transaksi digital, serta siap diuji secara kepatuhan.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98">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99">
            <w:pPr>
              <w:numPr>
                <w:ilvl w:val="0"/>
                <w:numId w:val="115"/>
              </w:numPr>
              <w:spacing w:after="120" w:line="240" w:lineRule="auto"/>
              <w:ind w:left="300" w:hanging="360"/>
              <w:rPr/>
            </w:pPr>
            <w:r w:rsidDel="00000000" w:rsidR="00000000" w:rsidRPr="00000000">
              <w:rPr>
                <w:rFonts w:ascii="Calibri" w:cs="Calibri" w:eastAsia="Calibri" w:hAnsi="Calibri"/>
                <w:color w:val="274e13"/>
                <w:rtl w:val="0"/>
              </w:rPr>
              <w:t xml:space="preserve">Mampu merumuskan draf kebijakan operasional yang mengintegrasikan layanan perbankan digital dan konvensional.</w:t>
            </w:r>
            <w:r w:rsidDel="00000000" w:rsidR="00000000" w:rsidRPr="00000000">
              <w:rPr>
                <w:rtl w:val="0"/>
              </w:rPr>
            </w:r>
          </w:p>
          <w:p w:rsidR="00000000" w:rsidDel="00000000" w:rsidP="00000000" w:rsidRDefault="00000000" w:rsidRPr="00000000" w14:paraId="0000019A">
            <w:pPr>
              <w:numPr>
                <w:ilvl w:val="0"/>
                <w:numId w:val="115"/>
              </w:numPr>
              <w:spacing w:after="120" w:line="240" w:lineRule="auto"/>
              <w:ind w:left="300" w:hanging="360"/>
              <w:rPr/>
            </w:pPr>
            <w:r w:rsidDel="00000000" w:rsidR="00000000" w:rsidRPr="00000000">
              <w:rPr>
                <w:rFonts w:ascii="Calibri" w:cs="Calibri" w:eastAsia="Calibri" w:hAnsi="Calibri"/>
                <w:color w:val="274e13"/>
                <w:rtl w:val="0"/>
              </w:rPr>
              <w:t xml:space="preserve">Mampu menyelaraskan prinsip manajemen risiko operasional dalam setiap ketentuan pasal kebijakan yang dibuat.</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9B">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19C">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kelayakan operasional, mengevaluasi efektivitas kebijakan yang berjalan, serta menyempurnakan tata kelola operasional berbasis inovasi teknologi.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9D">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9E">
            <w:pPr>
              <w:numPr>
                <w:ilvl w:val="0"/>
                <w:numId w:val="54"/>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tingkat efektivitas penerapan kebijakan sistem operasional terhadap penurunan angka insiden operasional.</w:t>
            </w:r>
            <w:r w:rsidDel="00000000" w:rsidR="00000000" w:rsidRPr="00000000">
              <w:rPr>
                <w:rtl w:val="0"/>
              </w:rPr>
            </w:r>
          </w:p>
          <w:p w:rsidR="00000000" w:rsidDel="00000000" w:rsidP="00000000" w:rsidRDefault="00000000" w:rsidRPr="00000000" w14:paraId="0000019F">
            <w:pPr>
              <w:numPr>
                <w:ilvl w:val="0"/>
                <w:numId w:val="54"/>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keselarasan antara kebijakan operasional bank dengan kerangka kerja keamanan siber (</w:t>
            </w:r>
            <w:r w:rsidDel="00000000" w:rsidR="00000000" w:rsidRPr="00000000">
              <w:rPr>
                <w:rFonts w:ascii="Calibri" w:cs="Calibri" w:eastAsia="Calibri" w:hAnsi="Calibri"/>
                <w:i w:val="1"/>
                <w:iCs w:val="1"/>
                <w:color w:val="274e13"/>
                <w:rtl w:val="0"/>
              </w:rPr>
              <w:t xml:space="preserve">cybersecurity</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1A0">
            <w:pPr>
              <w:numPr>
                <w:ilvl w:val="0"/>
                <w:numId w:val="54"/>
              </w:numPr>
              <w:spacing w:after="120" w:line="240" w:lineRule="auto"/>
              <w:ind w:left="300" w:hanging="360"/>
              <w:rPr/>
            </w:pPr>
            <w:r w:rsidDel="00000000" w:rsidR="00000000" w:rsidRPr="00000000">
              <w:rPr>
                <w:rFonts w:ascii="Calibri" w:cs="Calibri" w:eastAsia="Calibri" w:hAnsi="Calibri"/>
                <w:color w:val="274e13"/>
                <w:rtl w:val="0"/>
              </w:rPr>
              <w:t xml:space="preserve">Mampu memimpin forum diskusi antar divisi untuk menyepakati perubahan kebijakan operasional yang krusial.</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A1">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1A2">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kerangka kebijakan operasional futuristik yang holistik, adaptif terhadap era perbankan terbuka (</w:t>
            </w:r>
            <w:r w:rsidDel="00000000" w:rsidR="00000000" w:rsidRPr="00000000">
              <w:rPr>
                <w:rFonts w:ascii="Calibri" w:cs="Calibri" w:eastAsia="Calibri" w:hAnsi="Calibri"/>
                <w:i w:val="1"/>
                <w:iCs w:val="1"/>
                <w:color w:val="274e13"/>
                <w:rtl w:val="0"/>
              </w:rPr>
              <w:t xml:space="preserve">open banking</w:t>
            </w:r>
            <w:r w:rsidDel="00000000" w:rsidR="00000000" w:rsidRPr="00000000">
              <w:rPr>
                <w:rFonts w:ascii="Calibri" w:cs="Calibri" w:eastAsia="Calibri" w:hAnsi="Calibri"/>
                <w:color w:val="274e13"/>
                <w:rtl w:val="0"/>
              </w:rPr>
              <w:t xml:space="preserve">), serta menjadi rujukan utama manajemen puncak.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A3">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A4">
            <w:pPr>
              <w:numPr>
                <w:ilvl w:val="0"/>
                <w:numId w:val="81"/>
              </w:numPr>
              <w:spacing w:after="120" w:line="240" w:lineRule="auto"/>
              <w:ind w:left="300" w:hanging="360"/>
              <w:rPr/>
            </w:pPr>
            <w:r w:rsidDel="00000000" w:rsidR="00000000" w:rsidRPr="00000000">
              <w:rPr>
                <w:rFonts w:ascii="Calibri" w:cs="Calibri" w:eastAsia="Calibri" w:hAnsi="Calibri"/>
                <w:color w:val="274e13"/>
                <w:rtl w:val="0"/>
              </w:rPr>
              <w:t xml:space="preserve">Mampu merancang makro kebijakan sistem operasional bank yang mendukung transformasi digital jangka panjang.</w:t>
            </w:r>
            <w:r w:rsidDel="00000000" w:rsidR="00000000" w:rsidRPr="00000000">
              <w:rPr>
                <w:rtl w:val="0"/>
              </w:rPr>
            </w:r>
          </w:p>
          <w:p w:rsidR="00000000" w:rsidDel="00000000" w:rsidP="00000000" w:rsidRDefault="00000000" w:rsidRPr="00000000" w14:paraId="000001A5">
            <w:pPr>
              <w:numPr>
                <w:ilvl w:val="0"/>
                <w:numId w:val="81"/>
              </w:numPr>
              <w:spacing w:after="120" w:line="240" w:lineRule="auto"/>
              <w:ind w:left="300" w:hanging="360"/>
              <w:rPr/>
            </w:pPr>
            <w:r w:rsidDel="00000000" w:rsidR="00000000" w:rsidRPr="00000000">
              <w:rPr>
                <w:rFonts w:ascii="Calibri" w:cs="Calibri" w:eastAsia="Calibri" w:hAnsi="Calibri"/>
                <w:color w:val="274e13"/>
                <w:rtl w:val="0"/>
              </w:rPr>
              <w:t xml:space="preserve">Mampu merumuskan standar kebijakan operasional yang tangguh dalam menghadapi ketidakpastian kondisi ekonomi dan teknologi.</w:t>
            </w:r>
            <w:r w:rsidDel="00000000" w:rsidR="00000000" w:rsidRPr="00000000">
              <w:rPr>
                <w:rtl w:val="0"/>
              </w:rPr>
            </w:r>
          </w:p>
          <w:p w:rsidR="00000000" w:rsidDel="00000000" w:rsidP="00000000" w:rsidRDefault="00000000" w:rsidRPr="00000000" w14:paraId="000001A6">
            <w:pPr>
              <w:numPr>
                <w:ilvl w:val="0"/>
                <w:numId w:val="81"/>
              </w:numPr>
              <w:spacing w:after="120" w:line="240" w:lineRule="auto"/>
              <w:ind w:left="300" w:hanging="360"/>
              <w:rPr/>
            </w:pPr>
            <w:r w:rsidDel="00000000" w:rsidR="00000000" w:rsidRPr="00000000">
              <w:rPr>
                <w:rFonts w:ascii="Calibri" w:cs="Calibri" w:eastAsia="Calibri" w:hAnsi="Calibri"/>
                <w:color w:val="274e13"/>
                <w:rtl w:val="0"/>
              </w:rPr>
              <w:t xml:space="preserve">Mampu menyelaraskan kebijakan operasional dengan visi strategis Direksi dan Dewan Komisaris Bank Sultra.</w:t>
            </w:r>
            <w:r w:rsidDel="00000000" w:rsidR="00000000" w:rsidRPr="00000000">
              <w:rPr>
                <w:rtl w:val="0"/>
              </w:rPr>
            </w:r>
          </w:p>
        </w:tc>
      </w:tr>
    </w:tbl>
    <w:p w:rsidR="00000000" w:rsidDel="00000000" w:rsidP="00000000" w:rsidRDefault="00000000" w:rsidRPr="00000000" w14:paraId="000001A7">
      <w:pPr>
        <w:pStyle w:val="Heading2"/>
        <w:spacing w:after="80" w:before="360" w:line="300" w:lineRule="auto"/>
        <w:rPr>
          <w:rFonts w:ascii="Calibri" w:cs="Calibri" w:eastAsia="Calibri" w:hAnsi="Calibri"/>
          <w:color w:val="274e13"/>
          <w:sz w:val="24"/>
          <w:szCs w:val="24"/>
        </w:rPr>
      </w:pPr>
      <w:r w:rsidDel="00000000" w:rsidR="00000000" w:rsidRPr="00000000">
        <w:rPr>
          <w:rtl w:val="0"/>
        </w:rPr>
      </w:r>
    </w:p>
    <w:p w:rsidR="00000000" w:rsidDel="00000000" w:rsidP="00000000" w:rsidRDefault="00000000" w:rsidRPr="00000000" w14:paraId="000001A8">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(SBT-13) Menyusun Rencana Kerja Operasional Bank</w:t>
      </w:r>
    </w:p>
    <w:p w:rsidR="00000000" w:rsidDel="00000000" w:rsidP="00000000" w:rsidRDefault="00000000" w:rsidRPr="00000000" w14:paraId="000001A9">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menyusun, mengalokasikan sumber daya, menyelaraskan target kinerja, serta memproyeksikan kebutuhan operasional bank harian/tahunan yang terintegrasi dengan Rencana Bisnis Bank (RBB) berbasis digital.</w:t>
      </w:r>
    </w:p>
    <w:tbl>
      <w:tblPr>
        <w:tblStyle w:val="Table13"/>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A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1AB">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komponen-komponen rencana kerja operasional dan periode pelaporannya.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AC">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AD">
            <w:pPr>
              <w:numPr>
                <w:ilvl w:val="0"/>
                <w:numId w:val="73"/>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menyebutkan target-target dasar operasional unit kerja harian dan bulanan.</w:t>
            </w:r>
            <w:r w:rsidDel="00000000" w:rsidR="00000000" w:rsidRPr="00000000">
              <w:rPr>
                <w:rtl w:val="0"/>
              </w:rPr>
            </w:r>
          </w:p>
          <w:p w:rsidR="00000000" w:rsidDel="00000000" w:rsidP="00000000" w:rsidRDefault="00000000" w:rsidRPr="00000000" w14:paraId="000001AE">
            <w:pPr>
              <w:numPr>
                <w:ilvl w:val="0"/>
                <w:numId w:val="73"/>
              </w:numPr>
              <w:spacing w:after="120" w:line="240" w:lineRule="auto"/>
              <w:ind w:left="300" w:hanging="360"/>
              <w:rPr/>
            </w:pPr>
            <w:r w:rsidDel="00000000" w:rsidR="00000000" w:rsidRPr="00000000">
              <w:rPr>
                <w:rFonts w:ascii="Calibri" w:cs="Calibri" w:eastAsia="Calibri" w:hAnsi="Calibri"/>
                <w:color w:val="274e13"/>
                <w:rtl w:val="0"/>
              </w:rPr>
              <w:t xml:space="preserve">Mampu mengumpulkan data historis biaya dan volume transaksi operasional sebagai bahan penyusunan rencana.</w:t>
            </w:r>
            <w:r w:rsidDel="00000000" w:rsidR="00000000" w:rsidRPr="00000000">
              <w:rPr>
                <w:rtl w:val="0"/>
              </w:rPr>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AF">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1B0">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keterkaitan antara rencana kerja operasional unit dengan Rencana Bisnis Bank (RBB) secara menyeluruh.</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B1">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B2">
            <w:pPr>
              <w:numPr>
                <w:ilvl w:val="0"/>
                <w:numId w:val="120"/>
              </w:numPr>
              <w:spacing w:after="120" w:line="240" w:lineRule="auto"/>
              <w:ind w:left="300" w:hanging="360"/>
              <w:rPr/>
            </w:pPr>
            <w:r w:rsidDel="00000000" w:rsidR="00000000" w:rsidRPr="00000000">
              <w:rPr>
                <w:rFonts w:ascii="Calibri" w:cs="Calibri" w:eastAsia="Calibri" w:hAnsi="Calibri"/>
                <w:color w:val="274e13"/>
                <w:rtl w:val="0"/>
              </w:rPr>
              <w:t xml:space="preserve">Mampu menjelaskan prioritas kegiatan operasional yang memerlukan alokasi anggaran khusus.</w:t>
            </w:r>
            <w:r w:rsidDel="00000000" w:rsidR="00000000" w:rsidRPr="00000000">
              <w:rPr>
                <w:rtl w:val="0"/>
              </w:rPr>
            </w:r>
          </w:p>
          <w:p w:rsidR="00000000" w:rsidDel="00000000" w:rsidP="00000000" w:rsidRDefault="00000000" w:rsidRPr="00000000" w14:paraId="000001B3">
            <w:pPr>
              <w:numPr>
                <w:ilvl w:val="0"/>
                <w:numId w:val="120"/>
              </w:numPr>
              <w:spacing w:after="120" w:line="240" w:lineRule="auto"/>
              <w:ind w:left="300" w:hanging="360"/>
              <w:rPr/>
            </w:pPr>
            <w:r w:rsidDel="00000000" w:rsidR="00000000" w:rsidRPr="00000000">
              <w:rPr>
                <w:rFonts w:ascii="Calibri" w:cs="Calibri" w:eastAsia="Calibri" w:hAnsi="Calibri"/>
                <w:color w:val="274e13"/>
                <w:rtl w:val="0"/>
              </w:rPr>
              <w:t xml:space="preserve">Mampu menyusun jadwal pelaksanaan kegiatan (</w:t>
            </w:r>
            <w:r w:rsidDel="00000000" w:rsidR="00000000" w:rsidRPr="00000000">
              <w:rPr>
                <w:rFonts w:ascii="Calibri" w:cs="Calibri" w:eastAsia="Calibri" w:hAnsi="Calibri"/>
                <w:i w:val="1"/>
                <w:iCs w:val="1"/>
                <w:color w:val="274e13"/>
                <w:rtl w:val="0"/>
              </w:rPr>
              <w:t xml:space="preserve">timeline</w:t>
            </w:r>
            <w:r w:rsidDel="00000000" w:rsidR="00000000" w:rsidRPr="00000000">
              <w:rPr>
                <w:rFonts w:ascii="Calibri" w:cs="Calibri" w:eastAsia="Calibri" w:hAnsi="Calibri"/>
                <w:color w:val="274e13"/>
                <w:rtl w:val="0"/>
              </w:rPr>
              <w:t xml:space="preserve">) operasional berkala sesuai panduan teknis.</w:t>
            </w:r>
            <w:r w:rsidDel="00000000" w:rsidR="00000000" w:rsidRPr="00000000">
              <w:rPr>
                <w:rtl w:val="0"/>
              </w:rPr>
            </w:r>
          </w:p>
          <w:p w:rsidR="00000000" w:rsidDel="00000000" w:rsidP="00000000" w:rsidRDefault="00000000" w:rsidRPr="00000000" w14:paraId="000001B4">
            <w:pPr>
              <w:numPr>
                <w:ilvl w:val="0"/>
                <w:numId w:val="120"/>
              </w:numPr>
              <w:spacing w:after="120" w:line="240" w:lineRule="auto"/>
              <w:ind w:left="300" w:hanging="360"/>
              <w:rPr/>
            </w:pPr>
            <w:r w:rsidDel="00000000" w:rsidR="00000000" w:rsidRPr="00000000">
              <w:rPr>
                <w:rFonts w:ascii="Calibri" w:cs="Calibri" w:eastAsia="Calibri" w:hAnsi="Calibri"/>
                <w:color w:val="274e13"/>
                <w:rtl w:val="0"/>
              </w:rPr>
              <w:t xml:space="preserve">Mampu memetakan kebutuhan kapasitas jaringan lunak/keras untuk mendukung beban transaksi harian.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B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1B6">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Menyusun dokumen Rencana Kerja dan Anggaran Operasional (RKA-Ops) unit kerja secara mandiri, akurat, dan terukur.</w:t>
            </w:r>
          </w:p>
          <w:p w:rsidR="00000000" w:rsidDel="00000000" w:rsidP="00000000" w:rsidRDefault="00000000" w:rsidRPr="00000000" w14:paraId="000001B7">
            <w:pPr>
              <w:spacing w:after="120" w:line="240" w:lineRule="auto"/>
              <w:rPr>
                <w:rFonts w:ascii="Calibri" w:cs="Calibri" w:eastAsia="Calibri" w:hAnsi="Calibri"/>
                <w:color w:val="274e13"/>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B8">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B9">
            <w:pPr>
              <w:numPr>
                <w:ilvl w:val="0"/>
                <w:numId w:val="112"/>
              </w:numPr>
              <w:spacing w:after="120" w:line="240" w:lineRule="auto"/>
              <w:ind w:left="300" w:hanging="360"/>
              <w:rPr/>
            </w:pPr>
            <w:r w:rsidDel="00000000" w:rsidR="00000000" w:rsidRPr="00000000">
              <w:rPr>
                <w:rFonts w:ascii="Calibri" w:cs="Calibri" w:eastAsia="Calibri" w:hAnsi="Calibri"/>
                <w:color w:val="274e13"/>
                <w:rtl w:val="0"/>
              </w:rPr>
              <w:t xml:space="preserve">Mampu merumuskan target Indikator Kinerja Utama (KPI) operasional yang selaras dengan kapasitas jaringan kantor.</w:t>
            </w:r>
            <w:r w:rsidDel="00000000" w:rsidR="00000000" w:rsidRPr="00000000">
              <w:rPr>
                <w:rtl w:val="0"/>
              </w:rPr>
            </w:r>
          </w:p>
          <w:p w:rsidR="00000000" w:rsidDel="00000000" w:rsidP="00000000" w:rsidRDefault="00000000" w:rsidRPr="00000000" w14:paraId="000001BA">
            <w:pPr>
              <w:numPr>
                <w:ilvl w:val="0"/>
                <w:numId w:val="112"/>
              </w:numPr>
              <w:spacing w:after="120" w:line="240" w:lineRule="auto"/>
              <w:ind w:left="300" w:hanging="360"/>
              <w:rPr/>
            </w:pPr>
            <w:r w:rsidDel="00000000" w:rsidR="00000000" w:rsidRPr="00000000">
              <w:rPr>
                <w:rFonts w:ascii="Calibri" w:cs="Calibri" w:eastAsia="Calibri" w:hAnsi="Calibri"/>
                <w:color w:val="274e13"/>
                <w:rtl w:val="0"/>
              </w:rPr>
              <w:t xml:space="preserve">Mampu menghitung kebutuhan alokasi anggaran operasional dan investasi efisiensi teknologi secara rasional.</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BB">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1BC">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efisiensi penggunaan sumber daya operasional, mengevaluasi capaian target rencana kerja, dan melakukan penyesuaian taktis jika terjadi deviasi.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BD">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BE">
            <w:pPr>
              <w:numPr>
                <w:ilvl w:val="0"/>
                <w:numId w:val="30"/>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deviasi antara target rencana kerja operasional dengan realisasi pencapaian di lapangan.</w:t>
            </w:r>
            <w:r w:rsidDel="00000000" w:rsidR="00000000" w:rsidRPr="00000000">
              <w:rPr>
                <w:rtl w:val="0"/>
              </w:rPr>
            </w:r>
          </w:p>
          <w:p w:rsidR="00000000" w:rsidDel="00000000" w:rsidP="00000000" w:rsidRDefault="00000000" w:rsidRPr="00000000" w14:paraId="000001BF">
            <w:pPr>
              <w:numPr>
                <w:ilvl w:val="0"/>
                <w:numId w:val="30"/>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tingkat efisiensi biaya operasional (</w:t>
            </w:r>
            <w:r w:rsidDel="00000000" w:rsidR="00000000" w:rsidRPr="00000000">
              <w:rPr>
                <w:rFonts w:ascii="Calibri" w:cs="Calibri" w:eastAsia="Calibri" w:hAnsi="Calibri"/>
                <w:i w:val="1"/>
                <w:iCs w:val="1"/>
                <w:color w:val="274e13"/>
                <w:rtl w:val="0"/>
              </w:rPr>
              <w:t xml:space="preserve">BOPO</w:t>
            </w:r>
            <w:r w:rsidDel="00000000" w:rsidR="00000000" w:rsidRPr="00000000">
              <w:rPr>
                <w:rFonts w:ascii="Calibri" w:cs="Calibri" w:eastAsia="Calibri" w:hAnsi="Calibri"/>
                <w:color w:val="274e13"/>
                <w:rtl w:val="0"/>
              </w:rPr>
              <w:t xml:space="preserve">) melalui pendekatan digitalisasi layanan.</w:t>
            </w:r>
            <w:r w:rsidDel="00000000" w:rsidR="00000000" w:rsidRPr="00000000">
              <w:rPr>
                <w:rtl w:val="0"/>
              </w:rPr>
            </w:r>
          </w:p>
          <w:p w:rsidR="00000000" w:rsidDel="00000000" w:rsidP="00000000" w:rsidRDefault="00000000" w:rsidRPr="00000000" w14:paraId="000001C0">
            <w:pPr>
              <w:numPr>
                <w:ilvl w:val="0"/>
                <w:numId w:val="30"/>
              </w:numPr>
              <w:spacing w:after="120" w:line="240" w:lineRule="auto"/>
              <w:ind w:left="300" w:hanging="360"/>
              <w:rPr/>
            </w:pPr>
            <w:r w:rsidDel="00000000" w:rsidR="00000000" w:rsidRPr="00000000">
              <w:rPr>
                <w:rFonts w:ascii="Calibri" w:cs="Calibri" w:eastAsia="Calibri" w:hAnsi="Calibri"/>
                <w:color w:val="274e13"/>
                <w:rtl w:val="0"/>
              </w:rPr>
              <w:t xml:space="preserve">Mampu merekomendasikan re-alokasi anggaran dan sumber daya operasional untuk unit kerja bertumbuh cepat.</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C1">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1C2">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strategi besar rencana kerja operasional terpadu yang mendorong pertumbuhan bisnis inklusif dan berkelanjutan di seluruh wilayah operasional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C3">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C4">
            <w:pPr>
              <w:numPr>
                <w:ilvl w:val="0"/>
                <w:numId w:val="77"/>
              </w:numPr>
              <w:spacing w:after="120" w:line="240" w:lineRule="auto"/>
              <w:ind w:left="300" w:hanging="360"/>
              <w:rPr/>
            </w:pPr>
            <w:r w:rsidDel="00000000" w:rsidR="00000000" w:rsidRPr="00000000">
              <w:rPr>
                <w:rFonts w:ascii="Calibri" w:cs="Calibri" w:eastAsia="Calibri" w:hAnsi="Calibri"/>
                <w:color w:val="274e13"/>
                <w:rtl w:val="0"/>
              </w:rPr>
              <w:t xml:space="preserve">Mampu merancang cetak biru (</w:t>
            </w:r>
            <w:r w:rsidDel="00000000" w:rsidR="00000000" w:rsidRPr="00000000">
              <w:rPr>
                <w:rFonts w:ascii="Calibri" w:cs="Calibri" w:eastAsia="Calibri" w:hAnsi="Calibri"/>
                <w:i w:val="1"/>
                <w:iCs w:val="1"/>
                <w:color w:val="274e13"/>
                <w:rtl w:val="0"/>
              </w:rPr>
              <w:t xml:space="preserve">blueprint</w:t>
            </w:r>
            <w:r w:rsidDel="00000000" w:rsidR="00000000" w:rsidRPr="00000000">
              <w:rPr>
                <w:rFonts w:ascii="Calibri" w:cs="Calibri" w:eastAsia="Calibri" w:hAnsi="Calibri"/>
                <w:color w:val="274e13"/>
                <w:rtl w:val="0"/>
              </w:rPr>
              <w:t xml:space="preserve">) rencana kerja operasional bank yang berorientasi pada ekspansi digital.</w:t>
            </w:r>
            <w:r w:rsidDel="00000000" w:rsidR="00000000" w:rsidRPr="00000000">
              <w:rPr>
                <w:rtl w:val="0"/>
              </w:rPr>
            </w:r>
          </w:p>
          <w:p w:rsidR="00000000" w:rsidDel="00000000" w:rsidP="00000000" w:rsidRDefault="00000000" w:rsidRPr="00000000" w14:paraId="000001C5">
            <w:pPr>
              <w:numPr>
                <w:ilvl w:val="0"/>
                <w:numId w:val="77"/>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meyimpulkan tingkat kelayakan investasi operasional jangka panjang untuk memberikan ROI (</w:t>
            </w:r>
            <w:r w:rsidDel="00000000" w:rsidR="00000000" w:rsidRPr="00000000">
              <w:rPr>
                <w:rFonts w:ascii="Calibri" w:cs="Calibri" w:eastAsia="Calibri" w:hAnsi="Calibri"/>
                <w:i w:val="1"/>
                <w:iCs w:val="1"/>
                <w:color w:val="274e13"/>
                <w:rtl w:val="0"/>
              </w:rPr>
              <w:t xml:space="preserve">Return on Investment</w:t>
            </w:r>
            <w:r w:rsidDel="00000000" w:rsidR="00000000" w:rsidRPr="00000000">
              <w:rPr>
                <w:rFonts w:ascii="Calibri" w:cs="Calibri" w:eastAsia="Calibri" w:hAnsi="Calibri"/>
                <w:color w:val="274e13"/>
                <w:rtl w:val="0"/>
              </w:rPr>
              <w:t xml:space="preserve">) optimal.</w:t>
            </w:r>
            <w:r w:rsidDel="00000000" w:rsidR="00000000" w:rsidRPr="00000000">
              <w:rPr>
                <w:rtl w:val="0"/>
              </w:rPr>
            </w:r>
          </w:p>
        </w:tc>
      </w:tr>
    </w:tbl>
    <w:p w:rsidR="00000000" w:rsidDel="00000000" w:rsidP="00000000" w:rsidRDefault="00000000" w:rsidRPr="00000000" w14:paraId="000001C6">
      <w:pPr>
        <w:pStyle w:val="Heading2"/>
        <w:spacing w:after="80" w:before="360" w:line="300" w:lineRule="auto"/>
        <w:rPr>
          <w:rFonts w:ascii="Calibri" w:cs="Calibri" w:eastAsia="Calibri" w:hAnsi="Calibri"/>
          <w:color w:val="274e13"/>
          <w:sz w:val="29"/>
          <w:szCs w:val="29"/>
        </w:rPr>
      </w:pPr>
      <w:r w:rsidDel="00000000" w:rsidR="00000000" w:rsidRPr="00000000">
        <w:rPr>
          <w:rtl w:val="0"/>
        </w:rPr>
      </w:r>
    </w:p>
    <w:p w:rsidR="00000000" w:rsidDel="00000000" w:rsidP="00000000" w:rsidRDefault="00000000" w:rsidRPr="00000000" w14:paraId="000001C7">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(SBT-14) Melaporkan Kinerja Operasional termasuk Risiko Operasional</w:t>
      </w:r>
    </w:p>
    <w:p w:rsidR="00000000" w:rsidDel="00000000" w:rsidP="00000000" w:rsidRDefault="00000000" w:rsidRPr="00000000" w14:paraId="000001C8">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mengumpulkan data, mengidentifikasi profil risiko, menganalisis indikator kerugian (</w:t>
      </w:r>
      <w:r w:rsidDel="00000000" w:rsidR="00000000" w:rsidRPr="00000000">
        <w:rPr>
          <w:rFonts w:ascii="Calibri" w:cs="Calibri" w:eastAsia="Calibri" w:hAnsi="Calibri"/>
          <w:i w:val="1"/>
          <w:iCs w:val="1"/>
          <w:color w:val="274e13"/>
          <w:rtl w:val="0"/>
        </w:rPr>
        <w:t xml:space="preserve">Loss Event Database</w:t>
      </w:r>
      <w:r w:rsidDel="00000000" w:rsidR="00000000" w:rsidRPr="00000000">
        <w:rPr>
          <w:rFonts w:ascii="Calibri" w:cs="Calibri" w:eastAsia="Calibri" w:hAnsi="Calibri"/>
          <w:color w:val="274e13"/>
          <w:rtl w:val="0"/>
        </w:rPr>
        <w:t xml:space="preserve">), dan menyusun laporan kinerja serta risiko operasional bank secara transparan dan tepat waktu kepada pihak internal dan regulator.</w:t>
      </w:r>
    </w:p>
    <w:tbl>
      <w:tblPr>
        <w:tblStyle w:val="Table14"/>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096"/>
        <w:gridCol w:w="6264"/>
        <w:tblGridChange w:id="0">
          <w:tblGrid>
            <w:gridCol w:w="3096"/>
            <w:gridCol w:w="6264"/>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C9">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1CA">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format laporan kinerja operasional dan jenis-jenis data insiden risiko operasional.</w:t>
            </w:r>
          </w:p>
          <w:p w:rsidR="00000000" w:rsidDel="00000000" w:rsidP="00000000" w:rsidRDefault="00000000" w:rsidRPr="00000000" w14:paraId="000001CB">
            <w:pPr>
              <w:spacing w:after="120" w:line="240" w:lineRule="auto"/>
              <w:rPr>
                <w:rFonts w:ascii="Calibri" w:cs="Calibri" w:eastAsia="Calibri" w:hAnsi="Calibri"/>
                <w:color w:val="274e13"/>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CC">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CD">
            <w:pPr>
              <w:numPr>
                <w:ilvl w:val="0"/>
                <w:numId w:val="90"/>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menyebutkan bentuk-bentuk kejadian kerugian operasional (</w:t>
            </w:r>
            <w:r w:rsidDel="00000000" w:rsidR="00000000" w:rsidRPr="00000000">
              <w:rPr>
                <w:rFonts w:ascii="Calibri" w:cs="Calibri" w:eastAsia="Calibri" w:hAnsi="Calibri"/>
                <w:i w:val="1"/>
                <w:iCs w:val="1"/>
                <w:color w:val="274e13"/>
                <w:rtl w:val="0"/>
              </w:rPr>
              <w:t xml:space="preserve">operational loss event</w:t>
            </w:r>
            <w:r w:rsidDel="00000000" w:rsidR="00000000" w:rsidRPr="00000000">
              <w:rPr>
                <w:rFonts w:ascii="Calibri" w:cs="Calibri" w:eastAsia="Calibri" w:hAnsi="Calibri"/>
                <w:color w:val="274e13"/>
                <w:rtl w:val="0"/>
              </w:rPr>
              <w:t xml:space="preserve">) dasar.</w:t>
            </w:r>
            <w:r w:rsidDel="00000000" w:rsidR="00000000" w:rsidRPr="00000000">
              <w:rPr>
                <w:rtl w:val="0"/>
              </w:rPr>
            </w:r>
          </w:p>
          <w:p w:rsidR="00000000" w:rsidDel="00000000" w:rsidP="00000000" w:rsidRDefault="00000000" w:rsidRPr="00000000" w14:paraId="000001CE">
            <w:pPr>
              <w:numPr>
                <w:ilvl w:val="0"/>
                <w:numId w:val="90"/>
              </w:numPr>
              <w:spacing w:after="120" w:line="240" w:lineRule="auto"/>
              <w:ind w:left="300" w:hanging="360"/>
              <w:rPr/>
            </w:pPr>
            <w:r w:rsidDel="00000000" w:rsidR="00000000" w:rsidRPr="00000000">
              <w:rPr>
                <w:rFonts w:ascii="Calibri" w:cs="Calibri" w:eastAsia="Calibri" w:hAnsi="Calibri"/>
                <w:color w:val="274e13"/>
                <w:rtl w:val="0"/>
              </w:rPr>
              <w:t xml:space="preserve">Mampu menginput data transaksi harian ke dalam template laporan kinerja operasional unit kerja.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CF">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1D0">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indikator kunci risiko (</w:t>
            </w:r>
            <w:r w:rsidDel="00000000" w:rsidR="00000000" w:rsidRPr="00000000">
              <w:rPr>
                <w:rFonts w:ascii="Calibri" w:cs="Calibri" w:eastAsia="Calibri" w:hAnsi="Calibri"/>
                <w:i w:val="1"/>
                <w:iCs w:val="1"/>
                <w:color w:val="274e13"/>
                <w:rtl w:val="0"/>
              </w:rPr>
              <w:t xml:space="preserve">Key Risk Indicators</w:t>
            </w:r>
            <w:r w:rsidDel="00000000" w:rsidR="00000000" w:rsidRPr="00000000">
              <w:rPr>
                <w:rFonts w:ascii="Calibri" w:cs="Calibri" w:eastAsia="Calibri" w:hAnsi="Calibri"/>
                <w:color w:val="274e13"/>
                <w:rtl w:val="0"/>
              </w:rPr>
              <w:t xml:space="preserve">) dan tata cara eskalasi pencatatan insiden operasional.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D1">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D2">
            <w:pPr>
              <w:numPr>
                <w:ilvl w:val="0"/>
                <w:numId w:val="11"/>
              </w:numPr>
              <w:spacing w:after="120" w:line="240" w:lineRule="auto"/>
              <w:ind w:left="300" w:hanging="360"/>
              <w:rPr/>
            </w:pPr>
            <w:r w:rsidDel="00000000" w:rsidR="00000000" w:rsidRPr="00000000">
              <w:rPr>
                <w:rFonts w:ascii="Calibri" w:cs="Calibri" w:eastAsia="Calibri" w:hAnsi="Calibri"/>
                <w:color w:val="274e13"/>
                <w:rtl w:val="0"/>
              </w:rPr>
              <w:t xml:space="preserve">Mampu menjelaskan kategori risiko operasional (sistem, manusia, proses internal, dan kejadian eksternal).</w:t>
            </w:r>
            <w:r w:rsidDel="00000000" w:rsidR="00000000" w:rsidRPr="00000000">
              <w:rPr>
                <w:rtl w:val="0"/>
              </w:rPr>
            </w:r>
          </w:p>
          <w:p w:rsidR="00000000" w:rsidDel="00000000" w:rsidP="00000000" w:rsidRDefault="00000000" w:rsidRPr="00000000" w14:paraId="000001D3">
            <w:pPr>
              <w:numPr>
                <w:ilvl w:val="0"/>
                <w:numId w:val="11"/>
              </w:numPr>
              <w:spacing w:after="120" w:line="240" w:lineRule="auto"/>
              <w:ind w:left="300" w:hanging="360"/>
              <w:rPr/>
            </w:pPr>
            <w:r w:rsidDel="00000000" w:rsidR="00000000" w:rsidRPr="00000000">
              <w:rPr>
                <w:rFonts w:ascii="Calibri" w:cs="Calibri" w:eastAsia="Calibri" w:hAnsi="Calibri"/>
                <w:color w:val="274e13"/>
                <w:rtl w:val="0"/>
              </w:rPr>
              <w:t xml:space="preserve">Mampu mengkonsolidasi data kinerja layanan jaringan kantor dan saluran digital (</w:t>
            </w:r>
            <w:r w:rsidDel="00000000" w:rsidR="00000000" w:rsidRPr="00000000">
              <w:rPr>
                <w:rFonts w:ascii="Calibri" w:cs="Calibri" w:eastAsia="Calibri" w:hAnsi="Calibri"/>
                <w:i w:val="1"/>
                <w:iCs w:val="1"/>
                <w:color w:val="274e13"/>
                <w:rtl w:val="0"/>
              </w:rPr>
              <w:t xml:space="preserve">digital channel</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1D4">
            <w:pPr>
              <w:numPr>
                <w:ilvl w:val="0"/>
                <w:numId w:val="11"/>
              </w:numPr>
              <w:spacing w:after="120" w:line="240" w:lineRule="auto"/>
              <w:ind w:left="300" w:hanging="360"/>
              <w:rPr/>
            </w:pPr>
            <w:r w:rsidDel="00000000" w:rsidR="00000000" w:rsidRPr="00000000">
              <w:rPr>
                <w:rFonts w:ascii="Calibri" w:cs="Calibri" w:eastAsia="Calibri" w:hAnsi="Calibri"/>
                <w:color w:val="274e13"/>
                <w:rtl w:val="0"/>
              </w:rPr>
              <w:t xml:space="preserve">Mampu merekapitulasi formulir insiden risiko operasional dari unit kerja sesuai SOP pelaporan.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D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1D6">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Menyusun laporan kinerja operasional terintegrasi dan mengelola basis data kejadian kerugian (</w:t>
            </w:r>
            <w:r w:rsidDel="00000000" w:rsidR="00000000" w:rsidRPr="00000000">
              <w:rPr>
                <w:rFonts w:ascii="Calibri" w:cs="Calibri" w:eastAsia="Calibri" w:hAnsi="Calibri"/>
                <w:i w:val="1"/>
                <w:iCs w:val="1"/>
                <w:color w:val="274e13"/>
                <w:rtl w:val="0"/>
              </w:rPr>
              <w:t xml:space="preserve">Loss Event Database</w:t>
            </w:r>
            <w:r w:rsidDel="00000000" w:rsidR="00000000" w:rsidRPr="00000000">
              <w:rPr>
                <w:rFonts w:ascii="Calibri" w:cs="Calibri" w:eastAsia="Calibri" w:hAnsi="Calibri"/>
                <w:color w:val="274e13"/>
                <w:rtl w:val="0"/>
              </w:rPr>
              <w:t xml:space="preserve">) secara mandiri dan berkala.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D7">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D8">
            <w:pPr>
              <w:numPr>
                <w:ilvl w:val="0"/>
                <w:numId w:val="76"/>
              </w:numPr>
              <w:spacing w:after="120" w:line="240" w:lineRule="auto"/>
              <w:ind w:left="300" w:hanging="360"/>
              <w:rPr/>
            </w:pPr>
            <w:r w:rsidDel="00000000" w:rsidR="00000000" w:rsidRPr="00000000">
              <w:rPr>
                <w:rFonts w:ascii="Calibri" w:cs="Calibri" w:eastAsia="Calibri" w:hAnsi="Calibri"/>
                <w:color w:val="274e13"/>
                <w:rtl w:val="0"/>
              </w:rPr>
              <w:t xml:space="preserve">Mampu menyusun laporan berkala kinerja operasional yang mencakup ketersediaan sistem (</w:t>
            </w:r>
            <w:r w:rsidDel="00000000" w:rsidR="00000000" w:rsidRPr="00000000">
              <w:rPr>
                <w:rFonts w:ascii="Calibri" w:cs="Calibri" w:eastAsia="Calibri" w:hAnsi="Calibri"/>
                <w:i w:val="1"/>
                <w:iCs w:val="1"/>
                <w:color w:val="274e13"/>
                <w:rtl w:val="0"/>
              </w:rPr>
              <w:t xml:space="preserve">uptime</w:t>
            </w:r>
            <w:r w:rsidDel="00000000" w:rsidR="00000000" w:rsidRPr="00000000">
              <w:rPr>
                <w:rFonts w:ascii="Calibri" w:cs="Calibri" w:eastAsia="Calibri" w:hAnsi="Calibri"/>
                <w:color w:val="274e13"/>
                <w:rtl w:val="0"/>
              </w:rPr>
              <w:t xml:space="preserve">) dan kualitas layanan.</w:t>
            </w:r>
            <w:r w:rsidDel="00000000" w:rsidR="00000000" w:rsidRPr="00000000">
              <w:rPr>
                <w:rtl w:val="0"/>
              </w:rPr>
            </w:r>
          </w:p>
          <w:p w:rsidR="00000000" w:rsidDel="00000000" w:rsidP="00000000" w:rsidRDefault="00000000" w:rsidRPr="00000000" w14:paraId="000001D9">
            <w:pPr>
              <w:numPr>
                <w:ilvl w:val="0"/>
                <w:numId w:val="76"/>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tingkat keparahan (</w:t>
            </w:r>
            <w:r w:rsidDel="00000000" w:rsidR="00000000" w:rsidRPr="00000000">
              <w:rPr>
                <w:rFonts w:ascii="Calibri" w:cs="Calibri" w:eastAsia="Calibri" w:hAnsi="Calibri"/>
                <w:i w:val="1"/>
                <w:iCs w:val="1"/>
                <w:color w:val="274e13"/>
                <w:rtl w:val="0"/>
              </w:rPr>
              <w:t xml:space="preserve">severity</w:t>
            </w:r>
            <w:r w:rsidDel="00000000" w:rsidR="00000000" w:rsidRPr="00000000">
              <w:rPr>
                <w:rFonts w:ascii="Calibri" w:cs="Calibri" w:eastAsia="Calibri" w:hAnsi="Calibri"/>
                <w:color w:val="274e13"/>
                <w:rtl w:val="0"/>
              </w:rPr>
              <w:t xml:space="preserve">) dan frekuensi kejadian risiko operasional di unit kerjanya.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D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1DB">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tren risiko operasional, mengevaluasi efektivitas </w:t>
            </w:r>
            <w:r w:rsidDel="00000000" w:rsidR="00000000" w:rsidRPr="00000000">
              <w:rPr>
                <w:rFonts w:ascii="Calibri" w:cs="Calibri" w:eastAsia="Calibri" w:hAnsi="Calibri"/>
                <w:i w:val="1"/>
                <w:iCs w:val="1"/>
                <w:color w:val="274e13"/>
                <w:rtl w:val="0"/>
              </w:rPr>
              <w:t xml:space="preserve">Key Risk Indicators</w:t>
            </w:r>
            <w:r w:rsidDel="00000000" w:rsidR="00000000" w:rsidRPr="00000000">
              <w:rPr>
                <w:rFonts w:ascii="Calibri" w:cs="Calibri" w:eastAsia="Calibri" w:hAnsi="Calibri"/>
                <w:color w:val="274e13"/>
                <w:rtl w:val="0"/>
              </w:rPr>
              <w:t xml:space="preserve"> (KRI), serta menyusun rekomendasi mitigasi risiko bagi manajemen puncak.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DC">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DD">
            <w:pPr>
              <w:numPr>
                <w:ilvl w:val="0"/>
                <w:numId w:val="29"/>
              </w:numPr>
              <w:spacing w:after="120" w:line="240" w:lineRule="auto"/>
              <w:ind w:left="300" w:hanging="360"/>
              <w:rPr/>
            </w:pPr>
            <w:r w:rsidDel="00000000" w:rsidR="00000000" w:rsidRPr="00000000">
              <w:rPr>
                <w:rFonts w:ascii="Calibri" w:cs="Calibri" w:eastAsia="Calibri" w:hAnsi="Calibri"/>
                <w:color w:val="274e13"/>
                <w:rtl w:val="0"/>
              </w:rPr>
              <w:t xml:space="preserve">Mampu menganalisis tren peningkatan profil risiko pada kanal-kanal transaksi digital bank.</w:t>
            </w:r>
            <w:r w:rsidDel="00000000" w:rsidR="00000000" w:rsidRPr="00000000">
              <w:rPr>
                <w:rtl w:val="0"/>
              </w:rPr>
            </w:r>
          </w:p>
          <w:p w:rsidR="00000000" w:rsidDel="00000000" w:rsidP="00000000" w:rsidRDefault="00000000" w:rsidRPr="00000000" w14:paraId="000001DE">
            <w:pPr>
              <w:numPr>
                <w:ilvl w:val="0"/>
                <w:numId w:val="29"/>
              </w:numPr>
              <w:spacing w:after="120" w:line="240" w:lineRule="auto"/>
              <w:ind w:left="300" w:hanging="360"/>
              <w:rPr/>
            </w:pPr>
            <w:r w:rsidDel="00000000" w:rsidR="00000000" w:rsidRPr="00000000">
              <w:rPr>
                <w:rFonts w:ascii="Calibri" w:cs="Calibri" w:eastAsia="Calibri" w:hAnsi="Calibri"/>
                <w:color w:val="274e13"/>
                <w:rtl w:val="0"/>
              </w:rPr>
              <w:t xml:space="preserve">Mampu mengevaluasi kecukupan tindakan korektif atas insiden operasional yang pernah terjadi.</w:t>
            </w:r>
            <w:r w:rsidDel="00000000" w:rsidR="00000000" w:rsidRPr="00000000">
              <w:rPr>
                <w:rtl w:val="0"/>
              </w:rPr>
            </w:r>
          </w:p>
          <w:p w:rsidR="00000000" w:rsidDel="00000000" w:rsidP="00000000" w:rsidRDefault="00000000" w:rsidRPr="00000000" w14:paraId="000001DF">
            <w:pPr>
              <w:numPr>
                <w:ilvl w:val="0"/>
                <w:numId w:val="29"/>
              </w:numPr>
              <w:spacing w:after="120" w:line="240" w:lineRule="auto"/>
              <w:ind w:left="300" w:hanging="360"/>
              <w:rPr/>
            </w:pPr>
            <w:r w:rsidDel="00000000" w:rsidR="00000000" w:rsidRPr="00000000">
              <w:rPr>
                <w:rFonts w:ascii="Calibri" w:cs="Calibri" w:eastAsia="Calibri" w:hAnsi="Calibri"/>
                <w:color w:val="274e13"/>
                <w:rtl w:val="0"/>
              </w:rPr>
              <w:t xml:space="preserve">Mampu menyajikan laporan analisis kinerja dan risiko operasional dalam bahasa eksekutif yang komunikatif.</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E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1E1">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sistem kerangka pelaporan risiko operasional otomatis (</w:t>
            </w:r>
            <w:r w:rsidDel="00000000" w:rsidR="00000000" w:rsidRPr="00000000">
              <w:rPr>
                <w:rFonts w:ascii="Calibri" w:cs="Calibri" w:eastAsia="Calibri" w:hAnsi="Calibri"/>
                <w:i w:val="1"/>
                <w:iCs w:val="1"/>
                <w:color w:val="274e13"/>
                <w:rtl w:val="0"/>
              </w:rPr>
              <w:t xml:space="preserve">dashboarding</w:t>
            </w:r>
            <w:r w:rsidDel="00000000" w:rsidR="00000000" w:rsidRPr="00000000">
              <w:rPr>
                <w:rFonts w:ascii="Calibri" w:cs="Calibri" w:eastAsia="Calibri" w:hAnsi="Calibri"/>
                <w:color w:val="274e13"/>
                <w:rtl w:val="0"/>
              </w:rPr>
              <w:t xml:space="preserve"> </w:t>
            </w:r>
            <w:r w:rsidDel="00000000" w:rsidR="00000000" w:rsidRPr="00000000">
              <w:rPr>
                <w:rFonts w:ascii="Calibri" w:cs="Calibri" w:eastAsia="Calibri" w:hAnsi="Calibri"/>
                <w:i w:val="1"/>
                <w:iCs w:val="1"/>
                <w:color w:val="274e13"/>
                <w:rtl w:val="0"/>
              </w:rPr>
              <w:t xml:space="preserve">real-time</w:t>
            </w:r>
            <w:r w:rsidDel="00000000" w:rsidR="00000000" w:rsidRPr="00000000">
              <w:rPr>
                <w:rFonts w:ascii="Calibri" w:cs="Calibri" w:eastAsia="Calibri" w:hAnsi="Calibri"/>
                <w:color w:val="274e13"/>
                <w:rtl w:val="0"/>
              </w:rPr>
              <w:t xml:space="preserve">) serta mengarahkan budaya sadar risiko di seluruh jajaran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E2">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E3">
            <w:pPr>
              <w:numPr>
                <w:ilvl w:val="0"/>
                <w:numId w:val="118"/>
              </w:numPr>
              <w:spacing w:after="120" w:line="240" w:lineRule="auto"/>
              <w:ind w:left="300" w:hanging="360"/>
              <w:rPr/>
            </w:pPr>
            <w:r w:rsidDel="00000000" w:rsidR="00000000" w:rsidRPr="00000000">
              <w:rPr>
                <w:rFonts w:ascii="Calibri" w:cs="Calibri" w:eastAsia="Calibri" w:hAnsi="Calibri"/>
                <w:color w:val="274e13"/>
                <w:rtl w:val="0"/>
              </w:rPr>
              <w:t xml:space="preserve">Mampu merancang sistem pelaporan risiko operasional terpadu yang meminimalkan pelaporan manual (</w:t>
            </w:r>
            <w:r w:rsidDel="00000000" w:rsidR="00000000" w:rsidRPr="00000000">
              <w:rPr>
                <w:rFonts w:ascii="Calibri" w:cs="Calibri" w:eastAsia="Calibri" w:hAnsi="Calibri"/>
                <w:i w:val="1"/>
                <w:iCs w:val="1"/>
                <w:color w:val="274e13"/>
                <w:rtl w:val="0"/>
              </w:rPr>
              <w:t xml:space="preserve">manual reporting</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1E4">
            <w:pPr>
              <w:numPr>
                <w:ilvl w:val="0"/>
                <w:numId w:val="118"/>
              </w:numPr>
              <w:spacing w:after="120" w:line="240" w:lineRule="auto"/>
              <w:ind w:left="300" w:hanging="360"/>
              <w:rPr/>
            </w:pPr>
            <w:r w:rsidDel="00000000" w:rsidR="00000000" w:rsidRPr="00000000">
              <w:rPr>
                <w:rFonts w:ascii="Calibri" w:cs="Calibri" w:eastAsia="Calibri" w:hAnsi="Calibri"/>
                <w:color w:val="274e13"/>
                <w:rtl w:val="0"/>
              </w:rPr>
              <w:t xml:space="preserve">Mampu merumuskan model ambang batas (</w:t>
            </w:r>
            <w:r w:rsidDel="00000000" w:rsidR="00000000" w:rsidRPr="00000000">
              <w:rPr>
                <w:rFonts w:ascii="Calibri" w:cs="Calibri" w:eastAsia="Calibri" w:hAnsi="Calibri"/>
                <w:i w:val="1"/>
                <w:iCs w:val="1"/>
                <w:color w:val="274e13"/>
                <w:rtl w:val="0"/>
              </w:rPr>
              <w:t xml:space="preserve">threshold</w:t>
            </w:r>
            <w:r w:rsidDel="00000000" w:rsidR="00000000" w:rsidRPr="00000000">
              <w:rPr>
                <w:rFonts w:ascii="Calibri" w:cs="Calibri" w:eastAsia="Calibri" w:hAnsi="Calibri"/>
                <w:color w:val="274e13"/>
                <w:rtl w:val="0"/>
              </w:rPr>
              <w:t xml:space="preserve">) KRI yang sangat sensitif terhadap perubahan dinamika operasional.</w:t>
            </w:r>
            <w:r w:rsidDel="00000000" w:rsidR="00000000" w:rsidRPr="00000000">
              <w:rPr>
                <w:rtl w:val="0"/>
              </w:rPr>
            </w:r>
          </w:p>
          <w:p w:rsidR="00000000" w:rsidDel="00000000" w:rsidP="00000000" w:rsidRDefault="00000000" w:rsidRPr="00000000" w14:paraId="000001E5">
            <w:pPr>
              <w:numPr>
                <w:ilvl w:val="0"/>
                <w:numId w:val="118"/>
              </w:numPr>
              <w:spacing w:after="120" w:line="240" w:lineRule="auto"/>
              <w:ind w:left="300" w:hanging="360"/>
              <w:rPr/>
            </w:pPr>
            <w:r w:rsidDel="00000000" w:rsidR="00000000" w:rsidRPr="00000000">
              <w:rPr>
                <w:rFonts w:ascii="Calibri" w:cs="Calibri" w:eastAsia="Calibri" w:hAnsi="Calibri"/>
                <w:color w:val="274e13"/>
                <w:rtl w:val="0"/>
              </w:rPr>
              <w:t xml:space="preserve">Mampu mengarahkan penyusunan tindakan preventif komprehensif untuk mencegah kecenderungan risiko sistemis.</w:t>
            </w:r>
            <w:r w:rsidDel="00000000" w:rsidR="00000000" w:rsidRPr="00000000">
              <w:rPr>
                <w:rtl w:val="0"/>
              </w:rPr>
            </w:r>
          </w:p>
        </w:tc>
      </w:tr>
    </w:tbl>
    <w:p w:rsidR="00000000" w:rsidDel="00000000" w:rsidP="00000000" w:rsidRDefault="00000000" w:rsidRPr="00000000" w14:paraId="000001E6">
      <w:pPr>
        <w:pStyle w:val="Heading2"/>
        <w:spacing w:after="80" w:before="360" w:line="300" w:lineRule="auto"/>
        <w:rPr>
          <w:rFonts w:ascii="Calibri" w:cs="Calibri" w:eastAsia="Calibri" w:hAnsi="Calibri"/>
          <w:color w:val="274e13"/>
          <w:sz w:val="24"/>
          <w:szCs w:val="24"/>
        </w:rPr>
      </w:pPr>
      <w:r w:rsidDel="00000000" w:rsidR="00000000" w:rsidRPr="00000000">
        <w:rPr>
          <w:rtl w:val="0"/>
        </w:rPr>
      </w:r>
    </w:p>
    <w:p w:rsidR="00000000" w:rsidDel="00000000" w:rsidP="00000000" w:rsidRDefault="00000000" w:rsidRPr="00000000" w14:paraId="000001E7">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(SBT-15) Menyusun SOP Operation</w:t>
      </w:r>
    </w:p>
    <w:p w:rsidR="00000000" w:rsidDel="00000000" w:rsidP="00000000" w:rsidRDefault="00000000" w:rsidRPr="00000000" w14:paraId="000001E8">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merancang, menguraikan, mendokumentasikan, dan memperbarui Standar Operasional Prosedur (SOP) kegiatan operasional perbankan yang sistematis, aman, berorientasi pada kepuasan nasabah, dan memitigasi risiko </w:t>
      </w:r>
      <w:r w:rsidDel="00000000" w:rsidR="00000000" w:rsidRPr="00000000">
        <w:rPr>
          <w:rFonts w:ascii="Calibri" w:cs="Calibri" w:eastAsia="Calibri" w:hAnsi="Calibri"/>
          <w:i w:val="1"/>
          <w:iCs w:val="1"/>
          <w:color w:val="274e13"/>
          <w:rtl w:val="0"/>
        </w:rPr>
        <w:t xml:space="preserve">fraud</w:t>
      </w:r>
      <w:r w:rsidDel="00000000" w:rsidR="00000000" w:rsidRPr="00000000">
        <w:rPr>
          <w:rFonts w:ascii="Calibri" w:cs="Calibri" w:eastAsia="Calibri" w:hAnsi="Calibri"/>
          <w:color w:val="274e13"/>
          <w:rtl w:val="0"/>
        </w:rPr>
        <w:t xml:space="preserve">.</w:t>
      </w:r>
    </w:p>
    <w:tbl>
      <w:tblPr>
        <w:tblStyle w:val="Table15"/>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0"/>
        <w:gridCol w:w="6200"/>
        <w:tblGridChange w:id="0">
          <w:tblGrid>
            <w:gridCol w:w="3160"/>
            <w:gridCol w:w="620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E9">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1EA">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komponen, format standar, dan istilah teknis yang digunakan dalam penulisan SOP Operasional.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EB">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EC">
            <w:pPr>
              <w:numPr>
                <w:ilvl w:val="0"/>
                <w:numId w:val="135"/>
              </w:numPr>
              <w:spacing w:after="120" w:line="240" w:lineRule="auto"/>
              <w:ind w:left="300" w:hanging="360"/>
              <w:rPr/>
            </w:pPr>
            <w:sdt>
              <w:sdtPr>
                <w:id w:val="680019614"/>
                <w:tag w:val="goog_rdk_4"/>
              </w:sdtPr>
              <w:sdtContent>
                <w:commentRangeStart w:id="2"/>
              </w:sdtContent>
            </w:sdt>
            <w:r w:rsidDel="00000000" w:rsidR="00000000" w:rsidRPr="00000000">
              <w:rPr>
                <w:rFonts w:ascii="Calibri" w:cs="Calibri" w:eastAsia="Calibri" w:hAnsi="Calibri"/>
                <w:color w:val="274e13"/>
                <w:rtl w:val="0"/>
              </w:rPr>
              <w:t xml:space="preserve">Mampu mengenali dan menyebutkan struktur standar dokumen SOP (Tujuan, Ruang Lingkup, Prosedur, Diagram Alir).</w:t>
            </w:r>
            <w:r w:rsidDel="00000000" w:rsidR="00000000" w:rsidRPr="00000000">
              <w:rPr>
                <w:rtl w:val="0"/>
              </w:rPr>
            </w:r>
          </w:p>
          <w:p w:rsidR="00000000" w:rsidDel="00000000" w:rsidP="00000000" w:rsidRDefault="00000000" w:rsidRPr="00000000" w14:paraId="000001ED">
            <w:pPr>
              <w:numPr>
                <w:ilvl w:val="0"/>
                <w:numId w:val="135"/>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menyebutkan aktivitas rutin harian yang memerlukan dokumentasi tata cara operasional.</w:t>
            </w:r>
            <w:commentRangeEnd w:id="2"/>
            <w:r w:rsidDel="00000000" w:rsidR="00000000" w:rsidRPr="00000000">
              <w:commentReference w:id="2"/>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EE">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1EF">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pemetaan alur kerja (</w:t>
            </w:r>
            <w:r w:rsidDel="00000000" w:rsidR="00000000" w:rsidRPr="00000000">
              <w:rPr>
                <w:rFonts w:ascii="Calibri" w:cs="Calibri" w:eastAsia="Calibri" w:hAnsi="Calibri"/>
                <w:i w:val="1"/>
                <w:iCs w:val="1"/>
                <w:color w:val="274e13"/>
                <w:rtl w:val="0"/>
              </w:rPr>
              <w:t xml:space="preserve">flowcharting</w:t>
            </w:r>
            <w:r w:rsidDel="00000000" w:rsidR="00000000" w:rsidRPr="00000000">
              <w:rPr>
                <w:rFonts w:ascii="Calibri" w:cs="Calibri" w:eastAsia="Calibri" w:hAnsi="Calibri"/>
                <w:color w:val="274e13"/>
                <w:rtl w:val="0"/>
              </w:rPr>
              <w:t xml:space="preserve">) dan mengumpulkan informasi penyiapan draf prosedur dari praktisi lapangan.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F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F1">
            <w:pPr>
              <w:numPr>
                <w:ilvl w:val="0"/>
                <w:numId w:val="64"/>
              </w:numPr>
              <w:spacing w:after="120" w:line="240" w:lineRule="auto"/>
              <w:ind w:left="300" w:hanging="360"/>
              <w:rPr/>
            </w:pPr>
            <w:sdt>
              <w:sdtPr>
                <w:id w:val="-1158032524"/>
                <w:tag w:val="goog_rdk_5"/>
              </w:sdtPr>
              <w:sdtContent>
                <w:commentRangeStart w:id="3"/>
              </w:sdtContent>
            </w:sdt>
            <w:r w:rsidDel="00000000" w:rsidR="00000000" w:rsidRPr="00000000">
              <w:rPr>
                <w:rFonts w:ascii="Calibri" w:cs="Calibri" w:eastAsia="Calibri" w:hAnsi="Calibri"/>
                <w:color w:val="274e13"/>
                <w:rtl w:val="0"/>
              </w:rPr>
              <w:t xml:space="preserve">Mampu menjelaskan urutan pengerjaan suatu tugas operasional ke dalam bentuk diagram alir yang logis.</w:t>
            </w:r>
            <w:r w:rsidDel="00000000" w:rsidR="00000000" w:rsidRPr="00000000">
              <w:rPr>
                <w:rtl w:val="0"/>
              </w:rPr>
            </w:r>
          </w:p>
          <w:p w:rsidR="00000000" w:rsidDel="00000000" w:rsidP="00000000" w:rsidRDefault="00000000" w:rsidRPr="00000000" w14:paraId="000001F2">
            <w:pPr>
              <w:numPr>
                <w:ilvl w:val="0"/>
                <w:numId w:val="64"/>
              </w:numPr>
              <w:spacing w:after="120" w:line="240" w:lineRule="auto"/>
              <w:ind w:left="300" w:hanging="360"/>
              <w:rPr/>
            </w:pPr>
            <w:r w:rsidDel="00000000" w:rsidR="00000000" w:rsidRPr="00000000">
              <w:rPr>
                <w:rFonts w:ascii="Calibri" w:cs="Calibri" w:eastAsia="Calibri" w:hAnsi="Calibri"/>
                <w:color w:val="274e13"/>
                <w:rtl w:val="0"/>
              </w:rPr>
              <w:t xml:space="preserve">Mampu mengumpulkan masukan teknis dari para pelaksana transaksi untuk penyempurnaan draf SOP.</w:t>
            </w:r>
            <w:r w:rsidDel="00000000" w:rsidR="00000000" w:rsidRPr="00000000">
              <w:rPr>
                <w:rtl w:val="0"/>
              </w:rPr>
            </w:r>
          </w:p>
          <w:p w:rsidR="00000000" w:rsidDel="00000000" w:rsidP="00000000" w:rsidRDefault="00000000" w:rsidRPr="00000000" w14:paraId="000001F3">
            <w:pPr>
              <w:numPr>
                <w:ilvl w:val="0"/>
                <w:numId w:val="64"/>
              </w:numPr>
              <w:spacing w:after="120" w:line="240" w:lineRule="auto"/>
              <w:ind w:left="300" w:hanging="360"/>
              <w:rPr/>
            </w:pPr>
            <w:r w:rsidDel="00000000" w:rsidR="00000000" w:rsidRPr="00000000">
              <w:rPr>
                <w:rFonts w:ascii="Calibri" w:cs="Calibri" w:eastAsia="Calibri" w:hAnsi="Calibri"/>
                <w:color w:val="274e13"/>
                <w:rtl w:val="0"/>
              </w:rPr>
              <w:t xml:space="preserve">Mampu memeriksa kesesuaian antara istilah dalam draf SOP dengan ketentuan regulasi terbaru.</w:t>
            </w:r>
            <w:commentRangeEnd w:id="3"/>
            <w:r w:rsidDel="00000000" w:rsidR="00000000" w:rsidRPr="00000000">
              <w:commentReference w:id="3"/>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F4">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1F5">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Menyusun dokumen SOP Operasional yang lengkap, jelas, dan memuat mekanisme pengendalian internal (</w:t>
            </w:r>
            <w:r w:rsidDel="00000000" w:rsidR="00000000" w:rsidRPr="00000000">
              <w:rPr>
                <w:rFonts w:ascii="Calibri" w:cs="Calibri" w:eastAsia="Calibri" w:hAnsi="Calibri"/>
                <w:i w:val="1"/>
                <w:iCs w:val="1"/>
                <w:color w:val="274e13"/>
                <w:rtl w:val="0"/>
              </w:rPr>
              <w:t xml:space="preserve">maker-checker-approver</w:t>
            </w:r>
            <w:r w:rsidDel="00000000" w:rsidR="00000000" w:rsidRPr="00000000">
              <w:rPr>
                <w:rFonts w:ascii="Calibri" w:cs="Calibri" w:eastAsia="Calibri" w:hAnsi="Calibri"/>
                <w:color w:val="274e13"/>
                <w:rtl w:val="0"/>
              </w:rPr>
              <w:t xml:space="preserve">)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F6">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F7">
            <w:pPr>
              <w:numPr>
                <w:ilvl w:val="0"/>
                <w:numId w:val="31"/>
              </w:numPr>
              <w:spacing w:after="120" w:line="240" w:lineRule="auto"/>
              <w:ind w:left="300" w:hanging="360"/>
              <w:rPr/>
            </w:pPr>
            <w:r w:rsidDel="00000000" w:rsidR="00000000" w:rsidRPr="00000000">
              <w:rPr>
                <w:rFonts w:ascii="Calibri" w:cs="Calibri" w:eastAsia="Calibri" w:hAnsi="Calibri"/>
                <w:color w:val="274e13"/>
                <w:rtl w:val="0"/>
              </w:rPr>
              <w:t xml:space="preserve">Mampu menyusun draf SOP operasional baru yang ramah pengguna (</w:t>
            </w:r>
            <w:r w:rsidDel="00000000" w:rsidR="00000000" w:rsidRPr="00000000">
              <w:rPr>
                <w:rFonts w:ascii="Calibri" w:cs="Calibri" w:eastAsia="Calibri" w:hAnsi="Calibri"/>
                <w:i w:val="1"/>
                <w:iCs w:val="1"/>
                <w:color w:val="274e13"/>
                <w:rtl w:val="0"/>
              </w:rPr>
              <w:t xml:space="preserve">user friendly</w:t>
            </w:r>
            <w:r w:rsidDel="00000000" w:rsidR="00000000" w:rsidRPr="00000000">
              <w:rPr>
                <w:rFonts w:ascii="Calibri" w:cs="Calibri" w:eastAsia="Calibri" w:hAnsi="Calibri"/>
                <w:color w:val="274e13"/>
                <w:rtl w:val="0"/>
              </w:rPr>
              <w:t xml:space="preserve">) dan mudah diterapkan.</w:t>
            </w:r>
            <w:r w:rsidDel="00000000" w:rsidR="00000000" w:rsidRPr="00000000">
              <w:rPr>
                <w:rtl w:val="0"/>
              </w:rPr>
            </w:r>
          </w:p>
          <w:p w:rsidR="00000000" w:rsidDel="00000000" w:rsidP="00000000" w:rsidRDefault="00000000" w:rsidRPr="00000000" w14:paraId="000001F8">
            <w:pPr>
              <w:numPr>
                <w:ilvl w:val="0"/>
                <w:numId w:val="31"/>
              </w:numPr>
              <w:spacing w:after="120" w:line="240" w:lineRule="auto"/>
              <w:ind w:left="300" w:hanging="360"/>
              <w:rPr/>
            </w:pPr>
            <w:r w:rsidDel="00000000" w:rsidR="00000000" w:rsidRPr="00000000">
              <w:rPr>
                <w:rFonts w:ascii="Calibri" w:cs="Calibri" w:eastAsia="Calibri" w:hAnsi="Calibri"/>
                <w:color w:val="274e13"/>
                <w:rtl w:val="0"/>
              </w:rPr>
              <w:t xml:space="preserve">Mampu menyisipkan poin-poin kontrol risiko operasional (</w:t>
            </w:r>
            <w:r w:rsidDel="00000000" w:rsidR="00000000" w:rsidRPr="00000000">
              <w:rPr>
                <w:rFonts w:ascii="Calibri" w:cs="Calibri" w:eastAsia="Calibri" w:hAnsi="Calibri"/>
                <w:i w:val="1"/>
                <w:iCs w:val="1"/>
                <w:color w:val="274e13"/>
                <w:rtl w:val="0"/>
              </w:rPr>
              <w:t xml:space="preserve">dual control/segregation of duties</w:t>
            </w:r>
            <w:r w:rsidDel="00000000" w:rsidR="00000000" w:rsidRPr="00000000">
              <w:rPr>
                <w:rFonts w:ascii="Calibri" w:cs="Calibri" w:eastAsia="Calibri" w:hAnsi="Calibri"/>
                <w:color w:val="274e13"/>
                <w:rtl w:val="0"/>
              </w:rPr>
              <w:t xml:space="preserve">) ke dalam alur SOP.</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F9">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1FA">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hambatan (</w:t>
            </w:r>
            <w:r w:rsidDel="00000000" w:rsidR="00000000" w:rsidRPr="00000000">
              <w:rPr>
                <w:rFonts w:ascii="Calibri" w:cs="Calibri" w:eastAsia="Calibri" w:hAnsi="Calibri"/>
                <w:i w:val="1"/>
                <w:iCs w:val="1"/>
                <w:color w:val="274e13"/>
                <w:rtl w:val="0"/>
              </w:rPr>
              <w:t xml:space="preserve">bottleneck</w:t>
            </w:r>
            <w:r w:rsidDel="00000000" w:rsidR="00000000" w:rsidRPr="00000000">
              <w:rPr>
                <w:rFonts w:ascii="Calibri" w:cs="Calibri" w:eastAsia="Calibri" w:hAnsi="Calibri"/>
                <w:color w:val="274e13"/>
                <w:rtl w:val="0"/>
              </w:rPr>
              <w:t xml:space="preserve">) dalam SOP yang berjalan, mengevaluasi kepatuhan pelaksanaan SOP, serta merestrukturisasi alur prosedur agar lebih lincah (</w:t>
            </w:r>
            <w:r w:rsidDel="00000000" w:rsidR="00000000" w:rsidRPr="00000000">
              <w:rPr>
                <w:rFonts w:ascii="Calibri" w:cs="Calibri" w:eastAsia="Calibri" w:hAnsi="Calibri"/>
                <w:i w:val="1"/>
                <w:iCs w:val="1"/>
                <w:color w:val="274e13"/>
                <w:rtl w:val="0"/>
              </w:rPr>
              <w:t xml:space="preserve">agile</w:t>
            </w:r>
            <w:r w:rsidDel="00000000" w:rsidR="00000000" w:rsidRPr="00000000">
              <w:rPr>
                <w:rFonts w:ascii="Calibri" w:cs="Calibri" w:eastAsia="Calibri" w:hAnsi="Calibri"/>
                <w:color w:val="274e13"/>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FB">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FC">
            <w:pPr>
              <w:numPr>
                <w:ilvl w:val="0"/>
                <w:numId w:val="119"/>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efisiensi alur SOP untuk memangkas tahapan yang </w:t>
            </w:r>
            <w:r w:rsidDel="00000000" w:rsidR="00000000" w:rsidRPr="00000000">
              <w:rPr>
                <w:rFonts w:ascii="Calibri" w:cs="Calibri" w:eastAsia="Calibri" w:hAnsi="Calibri"/>
                <w:i w:val="1"/>
                <w:iCs w:val="1"/>
                <w:color w:val="274e13"/>
                <w:rtl w:val="0"/>
              </w:rPr>
              <w:t xml:space="preserve">redundant</w:t>
            </w:r>
            <w:r w:rsidDel="00000000" w:rsidR="00000000" w:rsidRPr="00000000">
              <w:rPr>
                <w:rFonts w:ascii="Calibri" w:cs="Calibri" w:eastAsia="Calibri" w:hAnsi="Calibri"/>
                <w:color w:val="274e13"/>
                <w:rtl w:val="0"/>
              </w:rPr>
              <w:t xml:space="preserve"> atau berbelit-belit.</w:t>
            </w:r>
            <w:r w:rsidDel="00000000" w:rsidR="00000000" w:rsidRPr="00000000">
              <w:rPr>
                <w:rtl w:val="0"/>
              </w:rPr>
            </w:r>
          </w:p>
          <w:p w:rsidR="00000000" w:rsidDel="00000000" w:rsidP="00000000" w:rsidRDefault="00000000" w:rsidRPr="00000000" w14:paraId="000001FD">
            <w:pPr>
              <w:numPr>
                <w:ilvl w:val="0"/>
                <w:numId w:val="119"/>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tingkat keselarasan SOP operasional dengan perkembangan fitur transaksi digital terkini.</w:t>
            </w:r>
            <w:r w:rsidDel="00000000" w:rsidR="00000000" w:rsidRPr="00000000">
              <w:rPr>
                <w:rtl w:val="0"/>
              </w:rPr>
            </w:r>
          </w:p>
          <w:p w:rsidR="00000000" w:rsidDel="00000000" w:rsidP="00000000" w:rsidRDefault="00000000" w:rsidRPr="00000000" w14:paraId="000001FE">
            <w:pPr>
              <w:numPr>
                <w:ilvl w:val="0"/>
                <w:numId w:val="119"/>
              </w:numPr>
              <w:spacing w:after="120" w:line="240" w:lineRule="auto"/>
              <w:ind w:left="300" w:hanging="360"/>
              <w:rPr/>
            </w:pPr>
            <w:r w:rsidDel="00000000" w:rsidR="00000000" w:rsidRPr="00000000">
              <w:rPr>
                <w:rFonts w:ascii="Calibri" w:cs="Calibri" w:eastAsia="Calibri" w:hAnsi="Calibri"/>
                <w:color w:val="274e13"/>
                <w:rtl w:val="0"/>
              </w:rPr>
              <w:t xml:space="preserve">Mampu mengkoordinasikan uji coba (</w:t>
            </w:r>
            <w:r w:rsidDel="00000000" w:rsidR="00000000" w:rsidRPr="00000000">
              <w:rPr>
                <w:rFonts w:ascii="Calibri" w:cs="Calibri" w:eastAsia="Calibri" w:hAnsi="Calibri"/>
                <w:i w:val="1"/>
                <w:iCs w:val="1"/>
                <w:color w:val="274e13"/>
                <w:rtl w:val="0"/>
              </w:rPr>
              <w:t xml:space="preserve">piloting</w:t>
            </w:r>
            <w:r w:rsidDel="00000000" w:rsidR="00000000" w:rsidRPr="00000000">
              <w:rPr>
                <w:rFonts w:ascii="Calibri" w:cs="Calibri" w:eastAsia="Calibri" w:hAnsi="Calibri"/>
                <w:color w:val="274e13"/>
                <w:rtl w:val="0"/>
              </w:rPr>
              <w:t xml:space="preserve">) SOP baru dengan unit-unit kerja operasional terkait.</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FF">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200">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arsitektur tata kelola SOP operasional bank yang dinamis, terintegrasi secara digital (</w:t>
            </w:r>
            <w:r w:rsidDel="00000000" w:rsidR="00000000" w:rsidRPr="00000000">
              <w:rPr>
                <w:rFonts w:ascii="Calibri" w:cs="Calibri" w:eastAsia="Calibri" w:hAnsi="Calibri"/>
                <w:i w:val="1"/>
                <w:iCs w:val="1"/>
                <w:color w:val="274e13"/>
                <w:rtl w:val="0"/>
              </w:rPr>
              <w:t xml:space="preserve">e-SOP</w:t>
            </w:r>
            <w:r w:rsidDel="00000000" w:rsidR="00000000" w:rsidRPr="00000000">
              <w:rPr>
                <w:rFonts w:ascii="Calibri" w:cs="Calibri" w:eastAsia="Calibri" w:hAnsi="Calibri"/>
                <w:color w:val="274e13"/>
                <w:rtl w:val="0"/>
              </w:rPr>
              <w:t xml:space="preserve">), serta adaptif terhadap perubahan model bisnis industri keuangan.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01">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02">
            <w:pPr>
              <w:numPr>
                <w:ilvl w:val="0"/>
                <w:numId w:val="75"/>
              </w:numPr>
              <w:spacing w:after="120" w:line="240" w:lineRule="auto"/>
              <w:ind w:left="300" w:hanging="360"/>
              <w:rPr/>
            </w:pPr>
            <w:r w:rsidDel="00000000" w:rsidR="00000000" w:rsidRPr="00000000">
              <w:rPr>
                <w:rFonts w:ascii="Calibri" w:cs="Calibri" w:eastAsia="Calibri" w:hAnsi="Calibri"/>
                <w:color w:val="274e13"/>
                <w:rtl w:val="0"/>
              </w:rPr>
              <w:t xml:space="preserve">Mampu merancang kerangka kerja pengelolaan SOP berbasis </w:t>
            </w:r>
            <w:r w:rsidDel="00000000" w:rsidR="00000000" w:rsidRPr="00000000">
              <w:rPr>
                <w:rFonts w:ascii="Calibri" w:cs="Calibri" w:eastAsia="Calibri" w:hAnsi="Calibri"/>
                <w:i w:val="1"/>
                <w:iCs w:val="1"/>
                <w:color w:val="274e13"/>
                <w:rtl w:val="0"/>
              </w:rPr>
              <w:t xml:space="preserve">repository</w:t>
            </w:r>
            <w:r w:rsidDel="00000000" w:rsidR="00000000" w:rsidRPr="00000000">
              <w:rPr>
                <w:rFonts w:ascii="Calibri" w:cs="Calibri" w:eastAsia="Calibri" w:hAnsi="Calibri"/>
                <w:color w:val="274e13"/>
                <w:rtl w:val="0"/>
              </w:rPr>
              <w:t xml:space="preserve"> digital yang mudah diakses oleh seluruh pegawai.</w:t>
            </w:r>
            <w:r w:rsidDel="00000000" w:rsidR="00000000" w:rsidRPr="00000000">
              <w:rPr>
                <w:rtl w:val="0"/>
              </w:rPr>
            </w:r>
          </w:p>
          <w:p w:rsidR="00000000" w:rsidDel="00000000" w:rsidP="00000000" w:rsidRDefault="00000000" w:rsidRPr="00000000" w14:paraId="00000203">
            <w:pPr>
              <w:numPr>
                <w:ilvl w:val="0"/>
                <w:numId w:val="75"/>
              </w:numPr>
              <w:spacing w:after="120" w:line="240" w:lineRule="auto"/>
              <w:ind w:left="300" w:hanging="360"/>
              <w:rPr/>
            </w:pPr>
            <w:r w:rsidDel="00000000" w:rsidR="00000000" w:rsidRPr="00000000">
              <w:rPr>
                <w:rFonts w:ascii="Calibri" w:cs="Calibri" w:eastAsia="Calibri" w:hAnsi="Calibri"/>
                <w:color w:val="274e13"/>
                <w:rtl w:val="0"/>
              </w:rPr>
              <w:t xml:space="preserve">Mampu merumuskan standarisasi SOP operasional yang menjamin fleksibilitas inovasi tanpa mengabaikan faktor keamanan.</w:t>
            </w:r>
            <w:r w:rsidDel="00000000" w:rsidR="00000000" w:rsidRPr="00000000">
              <w:rPr>
                <w:rtl w:val="0"/>
              </w:rPr>
            </w:r>
          </w:p>
        </w:tc>
      </w:tr>
    </w:tbl>
    <w:p w:rsidR="00000000" w:rsidDel="00000000" w:rsidP="00000000" w:rsidRDefault="00000000" w:rsidRPr="00000000" w14:paraId="00000204">
      <w:pPr>
        <w:pStyle w:val="Heading2"/>
        <w:spacing w:after="80" w:before="360" w:line="300" w:lineRule="auto"/>
        <w:rPr>
          <w:rFonts w:ascii="Calibri" w:cs="Calibri" w:eastAsia="Calibri" w:hAnsi="Calibri"/>
          <w:color w:val="274e13"/>
          <w:sz w:val="24"/>
          <w:szCs w:val="24"/>
        </w:rPr>
      </w:pPr>
      <w:r w:rsidDel="00000000" w:rsidR="00000000" w:rsidRPr="00000000">
        <w:rPr>
          <w:rtl w:val="0"/>
        </w:rPr>
      </w:r>
    </w:p>
    <w:p w:rsidR="00000000" w:rsidDel="00000000" w:rsidP="00000000" w:rsidRDefault="00000000" w:rsidRPr="00000000" w14:paraId="00000205">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(SBT-16) Menyusun </w:t>
      </w:r>
      <w:r w:rsidDel="00000000" w:rsidR="00000000" w:rsidRPr="00000000">
        <w:rPr>
          <w:rFonts w:ascii="Calibri" w:cs="Calibri" w:eastAsia="Calibri" w:hAnsi="Calibri"/>
          <w:i w:val="1"/>
          <w:iCs w:val="1"/>
          <w:color w:val="274e13"/>
          <w:sz w:val="29"/>
          <w:szCs w:val="29"/>
          <w:rtl w:val="0"/>
        </w:rPr>
        <w:t xml:space="preserve">Manual Operation</w:t>
      </w:r>
      <w:r w:rsidDel="00000000" w:rsidR="00000000" w:rsidRPr="00000000">
        <w:rPr>
          <w:rtl w:val="0"/>
        </w:rPr>
      </w:r>
    </w:p>
    <w:p w:rsidR="00000000" w:rsidDel="00000000" w:rsidP="00000000" w:rsidRDefault="00000000" w:rsidRPr="00000000" w14:paraId="00000206">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menyusun buku panduan teknis operasional (</w:t>
      </w:r>
      <w:r w:rsidDel="00000000" w:rsidR="00000000" w:rsidRPr="00000000">
        <w:rPr>
          <w:rFonts w:ascii="Calibri" w:cs="Calibri" w:eastAsia="Calibri" w:hAnsi="Calibri"/>
          <w:i w:val="1"/>
          <w:iCs w:val="1"/>
          <w:color w:val="274e13"/>
          <w:rtl w:val="0"/>
        </w:rPr>
        <w:t xml:space="preserve">user guide/manual guide</w:t>
      </w:r>
      <w:r w:rsidDel="00000000" w:rsidR="00000000" w:rsidRPr="00000000">
        <w:rPr>
          <w:rFonts w:ascii="Calibri" w:cs="Calibri" w:eastAsia="Calibri" w:hAnsi="Calibri"/>
          <w:color w:val="274e13"/>
          <w:rtl w:val="0"/>
        </w:rPr>
        <w:t xml:space="preserve">) secara komprehensif sebagai acuan mendalam bagi pengguna sistem, baik staf operasional maupun nasabah dalam menjalankan fitur perbankan.</w:t>
      </w:r>
    </w:p>
    <w:tbl>
      <w:tblPr>
        <w:tblStyle w:val="Table16"/>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3"/>
        <w:gridCol w:w="6197"/>
        <w:tblGridChange w:id="0">
          <w:tblGrid>
            <w:gridCol w:w="3163"/>
            <w:gridCol w:w="619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07">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208">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struktur penyusunan buku panduan penggunaan aplikasi/sistem operasional bank.</w:t>
            </w:r>
          </w:p>
          <w:p w:rsidR="00000000" w:rsidDel="00000000" w:rsidP="00000000" w:rsidRDefault="00000000" w:rsidRPr="00000000" w14:paraId="00000209">
            <w:pPr>
              <w:spacing w:after="120" w:line="240" w:lineRule="auto"/>
              <w:rPr>
                <w:rFonts w:ascii="Calibri" w:cs="Calibri" w:eastAsia="Calibri" w:hAnsi="Calibri"/>
                <w:color w:val="274e13"/>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0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0B">
            <w:pPr>
              <w:numPr>
                <w:ilvl w:val="0"/>
                <w:numId w:val="22"/>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menyebutkan menu dan fitur aplikasi yang membutuhkan panduan langkah demi langkah (</w:t>
            </w:r>
            <w:r w:rsidDel="00000000" w:rsidR="00000000" w:rsidRPr="00000000">
              <w:rPr>
                <w:rFonts w:ascii="Calibri" w:cs="Calibri" w:eastAsia="Calibri" w:hAnsi="Calibri"/>
                <w:i w:val="1"/>
                <w:iCs w:val="1"/>
                <w:color w:val="274e13"/>
                <w:rtl w:val="0"/>
              </w:rPr>
              <w:t xml:space="preserve">step-by-step</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20C">
            <w:pPr>
              <w:numPr>
                <w:ilvl w:val="0"/>
                <w:numId w:val="22"/>
              </w:numPr>
              <w:spacing w:after="120" w:line="240" w:lineRule="auto"/>
              <w:ind w:left="300" w:hanging="360"/>
              <w:rPr/>
            </w:pPr>
            <w:r w:rsidDel="00000000" w:rsidR="00000000" w:rsidRPr="00000000">
              <w:rPr>
                <w:rFonts w:ascii="Calibri" w:cs="Calibri" w:eastAsia="Calibri" w:hAnsi="Calibri"/>
                <w:color w:val="274e13"/>
                <w:rtl w:val="0"/>
              </w:rPr>
              <w:t xml:space="preserve">Mampu mengumpulkan tampilan antarmuka (</w:t>
            </w:r>
            <w:r w:rsidDel="00000000" w:rsidR="00000000" w:rsidRPr="00000000">
              <w:rPr>
                <w:rFonts w:ascii="Calibri" w:cs="Calibri" w:eastAsia="Calibri" w:hAnsi="Calibri"/>
                <w:i w:val="1"/>
                <w:iCs w:val="1"/>
                <w:color w:val="274e13"/>
                <w:rtl w:val="0"/>
              </w:rPr>
              <w:t xml:space="preserve">screenshot</w:t>
            </w:r>
            <w:r w:rsidDel="00000000" w:rsidR="00000000" w:rsidRPr="00000000">
              <w:rPr>
                <w:rFonts w:ascii="Calibri" w:cs="Calibri" w:eastAsia="Calibri" w:hAnsi="Calibri"/>
                <w:color w:val="274e13"/>
                <w:rtl w:val="0"/>
              </w:rPr>
              <w:t xml:space="preserve">) aplikasi sebagai bahan visualisasi manual.</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0D">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20E">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bahasa teknis operasional dan mampu menerjemahkannya ke dalam kalimat panduan yang mudah dipahami oleh pengguna.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0F">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10">
            <w:pPr>
              <w:numPr>
                <w:ilvl w:val="0"/>
                <w:numId w:val="51"/>
              </w:numPr>
              <w:spacing w:after="120" w:line="240" w:lineRule="auto"/>
              <w:ind w:left="300" w:hanging="360"/>
              <w:rPr/>
            </w:pPr>
            <w:r w:rsidDel="00000000" w:rsidR="00000000" w:rsidRPr="00000000">
              <w:rPr>
                <w:rFonts w:ascii="Calibri" w:cs="Calibri" w:eastAsia="Calibri" w:hAnsi="Calibri"/>
                <w:color w:val="274e13"/>
                <w:rtl w:val="0"/>
              </w:rPr>
              <w:t xml:space="preserve">Mampu menjelaskan fungsi tombol dan alur instruksi input pada sistem aplikasi perbankan.</w:t>
            </w:r>
            <w:r w:rsidDel="00000000" w:rsidR="00000000" w:rsidRPr="00000000">
              <w:rPr>
                <w:rtl w:val="0"/>
              </w:rPr>
            </w:r>
          </w:p>
          <w:p w:rsidR="00000000" w:rsidDel="00000000" w:rsidP="00000000" w:rsidRDefault="00000000" w:rsidRPr="00000000" w14:paraId="00000211">
            <w:pPr>
              <w:numPr>
                <w:ilvl w:val="0"/>
                <w:numId w:val="51"/>
              </w:numPr>
              <w:spacing w:after="120" w:line="240" w:lineRule="auto"/>
              <w:ind w:left="300" w:hanging="360"/>
              <w:rPr/>
            </w:pPr>
            <w:r w:rsidDel="00000000" w:rsidR="00000000" w:rsidRPr="00000000">
              <w:rPr>
                <w:rFonts w:ascii="Calibri" w:cs="Calibri" w:eastAsia="Calibri" w:hAnsi="Calibri"/>
                <w:color w:val="274e13"/>
                <w:rtl w:val="0"/>
              </w:rPr>
              <w:t xml:space="preserve">Mampu menyusun urutan langkah-langkah penanganan pesan kesalahan (</w:t>
            </w:r>
            <w:r w:rsidDel="00000000" w:rsidR="00000000" w:rsidRPr="00000000">
              <w:rPr>
                <w:rFonts w:ascii="Calibri" w:cs="Calibri" w:eastAsia="Calibri" w:hAnsi="Calibri"/>
                <w:i w:val="1"/>
                <w:iCs w:val="1"/>
                <w:color w:val="274e13"/>
                <w:rtl w:val="0"/>
              </w:rPr>
              <w:t xml:space="preserve">error message</w:t>
            </w:r>
            <w:r w:rsidDel="00000000" w:rsidR="00000000" w:rsidRPr="00000000">
              <w:rPr>
                <w:rFonts w:ascii="Calibri" w:cs="Calibri" w:eastAsia="Calibri" w:hAnsi="Calibri"/>
                <w:color w:val="274e13"/>
                <w:rtl w:val="0"/>
              </w:rPr>
              <w:t xml:space="preserve">) tingkat dasar.</w:t>
            </w:r>
            <w:r w:rsidDel="00000000" w:rsidR="00000000" w:rsidRPr="00000000">
              <w:rPr>
                <w:rtl w:val="0"/>
              </w:rPr>
            </w:r>
          </w:p>
          <w:p w:rsidR="00000000" w:rsidDel="00000000" w:rsidP="00000000" w:rsidRDefault="00000000" w:rsidRPr="00000000" w14:paraId="00000212">
            <w:pPr>
              <w:numPr>
                <w:ilvl w:val="0"/>
                <w:numId w:val="51"/>
              </w:numPr>
              <w:spacing w:after="120" w:line="240" w:lineRule="auto"/>
              <w:ind w:left="300" w:hanging="360"/>
              <w:rPr/>
            </w:pPr>
            <w:r w:rsidDel="00000000" w:rsidR="00000000" w:rsidRPr="00000000">
              <w:rPr>
                <w:rFonts w:ascii="Calibri" w:cs="Calibri" w:eastAsia="Calibri" w:hAnsi="Calibri"/>
                <w:color w:val="274e13"/>
                <w:rtl w:val="0"/>
              </w:rPr>
              <w:t xml:space="preserve">Mampu menyesuaikan format petunjuk teknis sesuai dengan standar tata naskah bank.</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13">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214">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Menyusun dokumen </w:t>
            </w:r>
            <w:r w:rsidDel="00000000" w:rsidR="00000000" w:rsidRPr="00000000">
              <w:rPr>
                <w:rFonts w:ascii="Calibri" w:cs="Calibri" w:eastAsia="Calibri" w:hAnsi="Calibri"/>
                <w:i w:val="1"/>
                <w:iCs w:val="1"/>
                <w:color w:val="274e13"/>
                <w:rtl w:val="0"/>
              </w:rPr>
              <w:t xml:space="preserve">Manual Operation</w:t>
            </w:r>
            <w:r w:rsidDel="00000000" w:rsidR="00000000" w:rsidRPr="00000000">
              <w:rPr>
                <w:rFonts w:ascii="Calibri" w:cs="Calibri" w:eastAsia="Calibri" w:hAnsi="Calibri"/>
                <w:color w:val="274e13"/>
                <w:rtl w:val="0"/>
              </w:rPr>
              <w:t xml:space="preserve"> sistem perbankan secara terstruktur, terperinci, dan dilengkapi petunjuk penyelesaian masalah.</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1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16">
            <w:pPr>
              <w:numPr>
                <w:ilvl w:val="0"/>
                <w:numId w:val="65"/>
              </w:numPr>
              <w:spacing w:after="120" w:line="240" w:lineRule="auto"/>
              <w:ind w:left="300" w:hanging="360"/>
              <w:rPr/>
            </w:pPr>
            <w:r w:rsidDel="00000000" w:rsidR="00000000" w:rsidRPr="00000000">
              <w:rPr>
                <w:rFonts w:ascii="Calibri" w:cs="Calibri" w:eastAsia="Calibri" w:hAnsi="Calibri"/>
                <w:color w:val="274e13"/>
                <w:rtl w:val="0"/>
              </w:rPr>
              <w:t xml:space="preserve">Mampu menyusun dokumen manual operasional aplikasi secara mandiri untuk fitur baru sistem </w:t>
            </w:r>
            <w:r w:rsidDel="00000000" w:rsidR="00000000" w:rsidRPr="00000000">
              <w:rPr>
                <w:rFonts w:ascii="Calibri" w:cs="Calibri" w:eastAsia="Calibri" w:hAnsi="Calibri"/>
                <w:i w:val="1"/>
                <w:iCs w:val="1"/>
                <w:color w:val="274e13"/>
                <w:rtl w:val="0"/>
              </w:rPr>
              <w:t xml:space="preserve">core banking</w:t>
            </w:r>
            <w:r w:rsidDel="00000000" w:rsidR="00000000" w:rsidRPr="00000000">
              <w:rPr>
                <w:rFonts w:ascii="Calibri" w:cs="Calibri" w:eastAsia="Calibri" w:hAnsi="Calibri"/>
                <w:color w:val="274e13"/>
                <w:rtl w:val="0"/>
              </w:rPr>
              <w:t xml:space="preserve"> atau digital banking.</w:t>
            </w:r>
            <w:r w:rsidDel="00000000" w:rsidR="00000000" w:rsidRPr="00000000">
              <w:rPr>
                <w:rtl w:val="0"/>
              </w:rPr>
            </w:r>
          </w:p>
          <w:p w:rsidR="00000000" w:rsidDel="00000000" w:rsidP="00000000" w:rsidRDefault="00000000" w:rsidRPr="00000000" w14:paraId="00000217">
            <w:pPr>
              <w:numPr>
                <w:ilvl w:val="0"/>
                <w:numId w:val="65"/>
              </w:numPr>
              <w:spacing w:after="120" w:line="240" w:lineRule="auto"/>
              <w:ind w:left="300" w:hanging="360"/>
              <w:rPr/>
            </w:pPr>
            <w:r w:rsidDel="00000000" w:rsidR="00000000" w:rsidRPr="00000000">
              <w:rPr>
                <w:rFonts w:ascii="Calibri" w:cs="Calibri" w:eastAsia="Calibri" w:hAnsi="Calibri"/>
                <w:color w:val="274e13"/>
                <w:rtl w:val="0"/>
              </w:rPr>
              <w:t xml:space="preserve">Mampu merumuskan bab penyelesaian masalah untuk membantu pengguna mengatasi kendala operasional yang sering terjadi.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18">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219">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kemudahan penggunaan (</w:t>
            </w:r>
            <w:r w:rsidDel="00000000" w:rsidR="00000000" w:rsidRPr="00000000">
              <w:rPr>
                <w:rFonts w:ascii="Calibri" w:cs="Calibri" w:eastAsia="Calibri" w:hAnsi="Calibri"/>
                <w:i w:val="1"/>
                <w:iCs w:val="1"/>
                <w:color w:val="274e13"/>
                <w:rtl w:val="0"/>
              </w:rPr>
              <w:t xml:space="preserve">usability</w:t>
            </w:r>
            <w:r w:rsidDel="00000000" w:rsidR="00000000" w:rsidRPr="00000000">
              <w:rPr>
                <w:rFonts w:ascii="Calibri" w:cs="Calibri" w:eastAsia="Calibri" w:hAnsi="Calibri"/>
                <w:color w:val="274e13"/>
                <w:rtl w:val="0"/>
              </w:rPr>
              <w:t xml:space="preserve">) manual operasional, mengevaluasi keakuratan isi panduan terhadap pembaruan versi sistem, dan merevisi manual secara berkala.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1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1B">
            <w:pPr>
              <w:numPr>
                <w:ilvl w:val="0"/>
                <w:numId w:val="49"/>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tingkat efektivitas manual operasional berdasarkan umpan balik dari pengguna di cabang.</w:t>
            </w:r>
            <w:r w:rsidDel="00000000" w:rsidR="00000000" w:rsidRPr="00000000">
              <w:rPr>
                <w:rtl w:val="0"/>
              </w:rPr>
            </w:r>
          </w:p>
          <w:p w:rsidR="00000000" w:rsidDel="00000000" w:rsidP="00000000" w:rsidRDefault="00000000" w:rsidRPr="00000000" w14:paraId="0000021C">
            <w:pPr>
              <w:numPr>
                <w:ilvl w:val="0"/>
                <w:numId w:val="49"/>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memperbarui isi </w:t>
            </w:r>
            <w:r w:rsidDel="00000000" w:rsidR="00000000" w:rsidRPr="00000000">
              <w:rPr>
                <w:rFonts w:ascii="Calibri" w:cs="Calibri" w:eastAsia="Calibri" w:hAnsi="Calibri"/>
                <w:i w:val="1"/>
                <w:iCs w:val="1"/>
                <w:color w:val="274e13"/>
                <w:rtl w:val="0"/>
              </w:rPr>
              <w:t xml:space="preserve">Manual Operation</w:t>
            </w:r>
            <w:r w:rsidDel="00000000" w:rsidR="00000000" w:rsidRPr="00000000">
              <w:rPr>
                <w:rFonts w:ascii="Calibri" w:cs="Calibri" w:eastAsia="Calibri" w:hAnsi="Calibri"/>
                <w:color w:val="274e13"/>
                <w:rtl w:val="0"/>
              </w:rPr>
              <w:t xml:space="preserve"> saat terjadi </w:t>
            </w:r>
            <w:r w:rsidDel="00000000" w:rsidR="00000000" w:rsidRPr="00000000">
              <w:rPr>
                <w:rFonts w:ascii="Calibri" w:cs="Calibri" w:eastAsia="Calibri" w:hAnsi="Calibri"/>
                <w:i w:val="1"/>
                <w:iCs w:val="1"/>
                <w:color w:val="274e13"/>
                <w:rtl w:val="0"/>
              </w:rPr>
              <w:t xml:space="preserve">update/upgrade</w:t>
            </w:r>
            <w:r w:rsidDel="00000000" w:rsidR="00000000" w:rsidRPr="00000000">
              <w:rPr>
                <w:rFonts w:ascii="Calibri" w:cs="Calibri" w:eastAsia="Calibri" w:hAnsi="Calibri"/>
                <w:color w:val="274e13"/>
                <w:rtl w:val="0"/>
              </w:rPr>
              <w:t xml:space="preserve"> pada versi sistem aplikasi.</w:t>
            </w:r>
            <w:r w:rsidDel="00000000" w:rsidR="00000000" w:rsidRPr="00000000">
              <w:rPr>
                <w:rtl w:val="0"/>
              </w:rPr>
            </w:r>
          </w:p>
          <w:p w:rsidR="00000000" w:rsidDel="00000000" w:rsidP="00000000" w:rsidRDefault="00000000" w:rsidRPr="00000000" w14:paraId="0000021D">
            <w:pPr>
              <w:numPr>
                <w:ilvl w:val="0"/>
                <w:numId w:val="49"/>
              </w:numPr>
              <w:spacing w:after="120" w:line="240" w:lineRule="auto"/>
              <w:ind w:left="300" w:hanging="360"/>
              <w:rPr/>
            </w:pPr>
            <w:r w:rsidDel="00000000" w:rsidR="00000000" w:rsidRPr="00000000">
              <w:rPr>
                <w:rFonts w:ascii="Calibri" w:cs="Calibri" w:eastAsia="Calibri" w:hAnsi="Calibri"/>
                <w:color w:val="274e13"/>
                <w:rtl w:val="0"/>
              </w:rPr>
              <w:t xml:space="preserve">Mampu membimbing staf pelatih (</w:t>
            </w:r>
            <w:r w:rsidDel="00000000" w:rsidR="00000000" w:rsidRPr="00000000">
              <w:rPr>
                <w:rFonts w:ascii="Calibri" w:cs="Calibri" w:eastAsia="Calibri" w:hAnsi="Calibri"/>
                <w:i w:val="1"/>
                <w:iCs w:val="1"/>
                <w:color w:val="274e13"/>
                <w:rtl w:val="0"/>
              </w:rPr>
              <w:t xml:space="preserve">trainer</w:t>
            </w:r>
            <w:r w:rsidDel="00000000" w:rsidR="00000000" w:rsidRPr="00000000">
              <w:rPr>
                <w:rFonts w:ascii="Calibri" w:cs="Calibri" w:eastAsia="Calibri" w:hAnsi="Calibri"/>
                <w:color w:val="274e13"/>
                <w:rtl w:val="0"/>
              </w:rPr>
              <w:t xml:space="preserve">) dalam menyampaikan materi manual operasional kepada pengguna akhir.</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1E">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21F">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konsep pengoperasian sistem terpadu (</w:t>
            </w:r>
            <w:r w:rsidDel="00000000" w:rsidR="00000000" w:rsidRPr="00000000">
              <w:rPr>
                <w:rFonts w:ascii="Calibri" w:cs="Calibri" w:eastAsia="Calibri" w:hAnsi="Calibri"/>
                <w:i w:val="1"/>
                <w:iCs w:val="1"/>
                <w:color w:val="274e13"/>
                <w:rtl w:val="0"/>
              </w:rPr>
              <w:t xml:space="preserve">Interactive Digital Manual</w:t>
            </w:r>
            <w:r w:rsidDel="00000000" w:rsidR="00000000" w:rsidRPr="00000000">
              <w:rPr>
                <w:rFonts w:ascii="Calibri" w:cs="Calibri" w:eastAsia="Calibri" w:hAnsi="Calibri"/>
                <w:color w:val="274e13"/>
                <w:rtl w:val="0"/>
              </w:rPr>
              <w:t xml:space="preserve">) dan merumuskan standar baku penyusunan dokumentasi teknis di tingkat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2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21">
            <w:pPr>
              <w:numPr>
                <w:ilvl w:val="0"/>
                <w:numId w:val="100"/>
              </w:numPr>
              <w:spacing w:after="120" w:line="240" w:lineRule="auto"/>
              <w:ind w:left="300" w:hanging="360"/>
              <w:rPr/>
            </w:pPr>
            <w:r w:rsidDel="00000000" w:rsidR="00000000" w:rsidRPr="00000000">
              <w:rPr>
                <w:rFonts w:ascii="Calibri" w:cs="Calibri" w:eastAsia="Calibri" w:hAnsi="Calibri"/>
                <w:color w:val="274e13"/>
                <w:rtl w:val="0"/>
              </w:rPr>
              <w:t xml:space="preserve">Mampu merancang </w:t>
            </w:r>
            <w:r w:rsidDel="00000000" w:rsidR="00000000" w:rsidRPr="00000000">
              <w:rPr>
                <w:rFonts w:ascii="Calibri" w:cs="Calibri" w:eastAsia="Calibri" w:hAnsi="Calibri"/>
                <w:i w:val="1"/>
                <w:iCs w:val="1"/>
                <w:color w:val="274e13"/>
                <w:rtl w:val="0"/>
              </w:rPr>
              <w:t xml:space="preserve">platform</w:t>
            </w:r>
            <w:r w:rsidDel="00000000" w:rsidR="00000000" w:rsidRPr="00000000">
              <w:rPr>
                <w:rFonts w:ascii="Calibri" w:cs="Calibri" w:eastAsia="Calibri" w:hAnsi="Calibri"/>
                <w:color w:val="274e13"/>
                <w:rtl w:val="0"/>
              </w:rPr>
              <w:t xml:space="preserve"> </w:t>
            </w:r>
            <w:r w:rsidDel="00000000" w:rsidR="00000000" w:rsidRPr="00000000">
              <w:rPr>
                <w:rFonts w:ascii="Calibri" w:cs="Calibri" w:eastAsia="Calibri" w:hAnsi="Calibri"/>
                <w:i w:val="1"/>
                <w:iCs w:val="1"/>
                <w:color w:val="274e13"/>
                <w:rtl w:val="0"/>
              </w:rPr>
              <w:t xml:space="preserve">knowledge base</w:t>
            </w:r>
            <w:r w:rsidDel="00000000" w:rsidR="00000000" w:rsidRPr="00000000">
              <w:rPr>
                <w:rFonts w:ascii="Calibri" w:cs="Calibri" w:eastAsia="Calibri" w:hAnsi="Calibri"/>
                <w:color w:val="274e13"/>
                <w:rtl w:val="0"/>
              </w:rPr>
              <w:t xml:space="preserve"> operasional digital yang interaktif dan mudah ditelusuri.</w:t>
            </w:r>
            <w:r w:rsidDel="00000000" w:rsidR="00000000" w:rsidRPr="00000000">
              <w:rPr>
                <w:rtl w:val="0"/>
              </w:rPr>
            </w:r>
          </w:p>
          <w:p w:rsidR="00000000" w:rsidDel="00000000" w:rsidP="00000000" w:rsidRDefault="00000000" w:rsidRPr="00000000" w14:paraId="00000222">
            <w:pPr>
              <w:numPr>
                <w:ilvl w:val="0"/>
                <w:numId w:val="100"/>
              </w:numPr>
              <w:spacing w:after="120" w:line="240" w:lineRule="auto"/>
              <w:ind w:left="300" w:hanging="360"/>
              <w:rPr/>
            </w:pPr>
            <w:r w:rsidDel="00000000" w:rsidR="00000000" w:rsidRPr="00000000">
              <w:rPr>
                <w:rFonts w:ascii="Calibri" w:cs="Calibri" w:eastAsia="Calibri" w:hAnsi="Calibri"/>
                <w:color w:val="274e13"/>
                <w:rtl w:val="0"/>
              </w:rPr>
              <w:t xml:space="preserve">Mampu merumuskan kebijakan pembaharuan dokumentasi teknis operasional yang responsif terhadap percepatan inovasi IT.</w:t>
            </w:r>
            <w:r w:rsidDel="00000000" w:rsidR="00000000" w:rsidRPr="00000000">
              <w:rPr>
                <w:rtl w:val="0"/>
              </w:rPr>
            </w:r>
          </w:p>
        </w:tc>
      </w:tr>
    </w:tbl>
    <w:p w:rsidR="00000000" w:rsidDel="00000000" w:rsidP="00000000" w:rsidRDefault="00000000" w:rsidRPr="00000000" w14:paraId="00000223">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(SBT-17) Membukukan Kerugian (dan Cadangan) Risiko Operasional</w:t>
      </w:r>
    </w:p>
    <w:p w:rsidR="00000000" w:rsidDel="00000000" w:rsidP="00000000" w:rsidRDefault="00000000" w:rsidRPr="00000000" w14:paraId="00000224">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mengidentifikasi, mengkalkulasi, mengusulkan, dan membukukan transaksi pos kerugian operasional serta pencadangan risiko operasional (</w:t>
      </w:r>
      <w:r w:rsidDel="00000000" w:rsidR="00000000" w:rsidRPr="00000000">
        <w:rPr>
          <w:rFonts w:ascii="Calibri" w:cs="Calibri" w:eastAsia="Calibri" w:hAnsi="Calibri"/>
          <w:i w:val="1"/>
          <w:iCs w:val="1"/>
          <w:color w:val="274e13"/>
          <w:rtl w:val="0"/>
        </w:rPr>
        <w:t xml:space="preserve">operational risk provision</w:t>
      </w:r>
      <w:r w:rsidDel="00000000" w:rsidR="00000000" w:rsidRPr="00000000">
        <w:rPr>
          <w:rFonts w:ascii="Calibri" w:cs="Calibri" w:eastAsia="Calibri" w:hAnsi="Calibri"/>
          <w:color w:val="274e13"/>
          <w:rtl w:val="0"/>
        </w:rPr>
        <w:t xml:space="preserve">) pada sistem akuntansi bank sesuai Pernyataan Standar Akuntansi Keuangan (PSAK) dan pedoman regulator.</w:t>
      </w:r>
    </w:p>
    <w:tbl>
      <w:tblPr>
        <w:tblStyle w:val="Table17"/>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2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226">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jenis-jenis akun kerugian operasional dan dasar jurnal pembukuan kerugian/ cadangan.</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27">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28">
            <w:pPr>
              <w:numPr>
                <w:ilvl w:val="0"/>
                <w:numId w:val="89"/>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menyebutkan nomor akun (</w:t>
            </w:r>
            <w:r w:rsidDel="00000000" w:rsidR="00000000" w:rsidRPr="00000000">
              <w:rPr>
                <w:rFonts w:ascii="Calibri" w:cs="Calibri" w:eastAsia="Calibri" w:hAnsi="Calibri"/>
                <w:i w:val="1"/>
                <w:iCs w:val="1"/>
                <w:color w:val="274e13"/>
                <w:rtl w:val="0"/>
              </w:rPr>
              <w:t xml:space="preserve">chart of accounts</w:t>
            </w:r>
            <w:r w:rsidDel="00000000" w:rsidR="00000000" w:rsidRPr="00000000">
              <w:rPr>
                <w:rFonts w:ascii="Calibri" w:cs="Calibri" w:eastAsia="Calibri" w:hAnsi="Calibri"/>
                <w:color w:val="274e13"/>
                <w:rtl w:val="0"/>
              </w:rPr>
              <w:t xml:space="preserve">) yang digunakan untuk pencatatan kerugian dan cadangan operasional.</w:t>
            </w:r>
            <w:r w:rsidDel="00000000" w:rsidR="00000000" w:rsidRPr="00000000">
              <w:rPr>
                <w:rtl w:val="0"/>
              </w:rPr>
            </w:r>
          </w:p>
          <w:p w:rsidR="00000000" w:rsidDel="00000000" w:rsidP="00000000" w:rsidRDefault="00000000" w:rsidRPr="00000000" w14:paraId="00000229">
            <w:pPr>
              <w:numPr>
                <w:ilvl w:val="0"/>
                <w:numId w:val="89"/>
              </w:numPr>
              <w:spacing w:after="120" w:line="240" w:lineRule="auto"/>
              <w:ind w:left="300" w:hanging="360"/>
              <w:rPr/>
            </w:pPr>
            <w:r w:rsidDel="00000000" w:rsidR="00000000" w:rsidRPr="00000000">
              <w:rPr>
                <w:rFonts w:ascii="Calibri" w:cs="Calibri" w:eastAsia="Calibri" w:hAnsi="Calibri"/>
                <w:color w:val="274e13"/>
                <w:rtl w:val="0"/>
              </w:rPr>
              <w:t xml:space="preserve">Mampu mencatat data riwayat kejadian insiden kerugian yang memerlukan alokasi cadangan.</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2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22B">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dampak keuangan dari kerugian operasional terhadap neraca bank serta alur persetujuan pembebanan akun kerugian.</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2C">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2D">
            <w:pPr>
              <w:numPr>
                <w:ilvl w:val="0"/>
                <w:numId w:val="24"/>
              </w:numPr>
              <w:spacing w:after="120" w:line="240" w:lineRule="auto"/>
              <w:ind w:left="300" w:hanging="360"/>
              <w:rPr/>
            </w:pPr>
            <w:r w:rsidDel="00000000" w:rsidR="00000000" w:rsidRPr="00000000">
              <w:rPr>
                <w:rFonts w:ascii="Calibri" w:cs="Calibri" w:eastAsia="Calibri" w:hAnsi="Calibri"/>
                <w:color w:val="274e13"/>
                <w:rtl w:val="0"/>
              </w:rPr>
              <w:t xml:space="preserve">Mampu menjelaskan prosedur pencatatan jurnal cadangan risiko operasional sesuai arahan akuntansi.</w:t>
            </w:r>
            <w:r w:rsidDel="00000000" w:rsidR="00000000" w:rsidRPr="00000000">
              <w:rPr>
                <w:rtl w:val="0"/>
              </w:rPr>
            </w:r>
          </w:p>
          <w:p w:rsidR="00000000" w:rsidDel="00000000" w:rsidP="00000000" w:rsidRDefault="00000000" w:rsidRPr="00000000" w14:paraId="0000022E">
            <w:pPr>
              <w:numPr>
                <w:ilvl w:val="0"/>
                <w:numId w:val="24"/>
              </w:numPr>
              <w:spacing w:after="120" w:line="240" w:lineRule="auto"/>
              <w:ind w:left="300" w:hanging="360"/>
              <w:rPr/>
            </w:pPr>
            <w:r w:rsidDel="00000000" w:rsidR="00000000" w:rsidRPr="00000000">
              <w:rPr>
                <w:rFonts w:ascii="Calibri" w:cs="Calibri" w:eastAsia="Calibri" w:hAnsi="Calibri"/>
                <w:color w:val="274e13"/>
                <w:rtl w:val="0"/>
              </w:rPr>
              <w:t xml:space="preserve">Mampu memeriksa kelengkapan dokumen pendukung (berita acara, investigasi internal) sebelum mengajukan pembukuan kerugian.</w:t>
            </w:r>
            <w:r w:rsidDel="00000000" w:rsidR="00000000" w:rsidRPr="00000000">
              <w:rPr>
                <w:rtl w:val="0"/>
              </w:rPr>
            </w:r>
          </w:p>
          <w:p w:rsidR="00000000" w:rsidDel="00000000" w:rsidP="00000000" w:rsidRDefault="00000000" w:rsidRPr="00000000" w14:paraId="0000022F">
            <w:pPr>
              <w:numPr>
                <w:ilvl w:val="0"/>
                <w:numId w:val="24"/>
              </w:numPr>
              <w:spacing w:after="120" w:line="240" w:lineRule="auto"/>
              <w:ind w:left="300" w:hanging="360"/>
              <w:rPr/>
            </w:pPr>
            <w:r w:rsidDel="00000000" w:rsidR="00000000" w:rsidRPr="00000000">
              <w:rPr>
                <w:rFonts w:ascii="Calibri" w:cs="Calibri" w:eastAsia="Calibri" w:hAnsi="Calibri"/>
                <w:color w:val="274e13"/>
                <w:rtl w:val="0"/>
              </w:rPr>
              <w:t xml:space="preserve">Mampu menghitung nominal kerugian bersih (</w:t>
            </w:r>
            <w:r w:rsidDel="00000000" w:rsidR="00000000" w:rsidRPr="00000000">
              <w:rPr>
                <w:rFonts w:ascii="Calibri" w:cs="Calibri" w:eastAsia="Calibri" w:hAnsi="Calibri"/>
                <w:i w:val="1"/>
                <w:iCs w:val="1"/>
                <w:color w:val="274e13"/>
                <w:rtl w:val="0"/>
              </w:rPr>
              <w:t xml:space="preserve">net loss</w:t>
            </w:r>
            <w:r w:rsidDel="00000000" w:rsidR="00000000" w:rsidRPr="00000000">
              <w:rPr>
                <w:rFonts w:ascii="Calibri" w:cs="Calibri" w:eastAsia="Calibri" w:hAnsi="Calibri"/>
                <w:color w:val="274e13"/>
                <w:rtl w:val="0"/>
              </w:rPr>
              <w:t xml:space="preserve">) setelah memperhitungkan potensi pemulihan (</w:t>
            </w:r>
            <w:r w:rsidDel="00000000" w:rsidR="00000000" w:rsidRPr="00000000">
              <w:rPr>
                <w:rFonts w:ascii="Calibri" w:cs="Calibri" w:eastAsia="Calibri" w:hAnsi="Calibri"/>
                <w:i w:val="1"/>
                <w:iCs w:val="1"/>
                <w:color w:val="274e13"/>
                <w:rtl w:val="0"/>
              </w:rPr>
              <w:t xml:space="preserve">recovery</w:t>
            </w:r>
            <w:r w:rsidDel="00000000" w:rsidR="00000000" w:rsidRPr="00000000">
              <w:rPr>
                <w:rFonts w:ascii="Calibri" w:cs="Calibri" w:eastAsia="Calibri" w:hAnsi="Calibri"/>
                <w:color w:val="274e13"/>
                <w:rtl w:val="0"/>
              </w:rPr>
              <w:t xml:space="preserve">).</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3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231">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Memproses jurnal eksekusi pembukuan kerugian operasional dan pembentukan/penyesuaian cadangan kerugian secara akurat dan mandiri.</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32">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33">
            <w:pPr>
              <w:numPr>
                <w:ilvl w:val="0"/>
                <w:numId w:val="74"/>
              </w:numPr>
              <w:spacing w:after="120" w:line="240" w:lineRule="auto"/>
              <w:ind w:left="300" w:hanging="360"/>
              <w:rPr/>
            </w:pPr>
            <w:r w:rsidDel="00000000" w:rsidR="00000000" w:rsidRPr="00000000">
              <w:rPr>
                <w:rFonts w:ascii="Calibri" w:cs="Calibri" w:eastAsia="Calibri" w:hAnsi="Calibri"/>
                <w:color w:val="274e13"/>
                <w:rtl w:val="0"/>
              </w:rPr>
              <w:t xml:space="preserve">Mampu membukukan transaksi pembebanan kerugian operasional pada </w:t>
            </w:r>
            <w:r w:rsidDel="00000000" w:rsidR="00000000" w:rsidRPr="00000000">
              <w:rPr>
                <w:rFonts w:ascii="Calibri" w:cs="Calibri" w:eastAsia="Calibri" w:hAnsi="Calibri"/>
                <w:i w:val="1"/>
                <w:iCs w:val="1"/>
                <w:color w:val="274e13"/>
                <w:rtl w:val="0"/>
              </w:rPr>
              <w:t xml:space="preserve">core banking system</w:t>
            </w:r>
            <w:r w:rsidDel="00000000" w:rsidR="00000000" w:rsidRPr="00000000">
              <w:rPr>
                <w:rFonts w:ascii="Calibri" w:cs="Calibri" w:eastAsia="Calibri" w:hAnsi="Calibri"/>
                <w:color w:val="274e13"/>
                <w:rtl w:val="0"/>
              </w:rPr>
              <w:t xml:space="preserve"> secara tepat.</w:t>
            </w:r>
            <w:r w:rsidDel="00000000" w:rsidR="00000000" w:rsidRPr="00000000">
              <w:rPr>
                <w:rtl w:val="0"/>
              </w:rPr>
            </w:r>
          </w:p>
          <w:p w:rsidR="00000000" w:rsidDel="00000000" w:rsidP="00000000" w:rsidRDefault="00000000" w:rsidRPr="00000000" w14:paraId="00000234">
            <w:pPr>
              <w:numPr>
                <w:ilvl w:val="0"/>
                <w:numId w:val="74"/>
              </w:numPr>
              <w:spacing w:after="120" w:line="240" w:lineRule="auto"/>
              <w:ind w:left="300" w:hanging="360"/>
              <w:rPr/>
            </w:pPr>
            <w:r w:rsidDel="00000000" w:rsidR="00000000" w:rsidRPr="00000000">
              <w:rPr>
                <w:rFonts w:ascii="Calibri" w:cs="Calibri" w:eastAsia="Calibri" w:hAnsi="Calibri"/>
                <w:color w:val="274e13"/>
                <w:rtl w:val="0"/>
              </w:rPr>
              <w:t xml:space="preserve">Mampu mengkonsolidasi akun cadangan kerugian operasional dengan daftar kejadian kerugian (</w:t>
            </w:r>
            <w:r w:rsidDel="00000000" w:rsidR="00000000" w:rsidRPr="00000000">
              <w:rPr>
                <w:rFonts w:ascii="Calibri" w:cs="Calibri" w:eastAsia="Calibri" w:hAnsi="Calibri"/>
                <w:i w:val="1"/>
                <w:iCs w:val="1"/>
                <w:color w:val="274e13"/>
                <w:rtl w:val="0"/>
              </w:rPr>
              <w:t xml:space="preserve">loss event database</w:t>
            </w:r>
            <w:r w:rsidDel="00000000" w:rsidR="00000000" w:rsidRPr="00000000">
              <w:rPr>
                <w:rFonts w:ascii="Calibri" w:cs="Calibri" w:eastAsia="Calibri" w:hAnsi="Calibri"/>
                <w:color w:val="274e13"/>
                <w:rtl w:val="0"/>
              </w:rPr>
              <w:t xml:space="preserve">) secara berkala.</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3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236">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kecukupan pembentukan cadangan risiko operasional, mengevaluasi dampaknya terhadap rasio keuangan, serta mengawasi </w:t>
            </w:r>
            <w:r w:rsidDel="00000000" w:rsidR="00000000" w:rsidRPr="00000000">
              <w:rPr>
                <w:rFonts w:ascii="Calibri" w:cs="Calibri" w:eastAsia="Calibri" w:hAnsi="Calibri"/>
                <w:i w:val="1"/>
                <w:iCs w:val="1"/>
                <w:color w:val="274e13"/>
                <w:rtl w:val="0"/>
              </w:rPr>
              <w:t xml:space="preserve">recovery </w:t>
            </w:r>
            <w:r w:rsidDel="00000000" w:rsidR="00000000" w:rsidRPr="00000000">
              <w:rPr>
                <w:rFonts w:ascii="Calibri" w:cs="Calibri" w:eastAsia="Calibri" w:hAnsi="Calibri"/>
                <w:color w:val="274e13"/>
                <w:rtl w:val="0"/>
              </w:rPr>
              <w:t xml:space="preserve">kerugian.</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37">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38">
            <w:pPr>
              <w:numPr>
                <w:ilvl w:val="0"/>
                <w:numId w:val="85"/>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kecukupan nilai cadangan risiko operasional berdasarkan estimasi potensi kerugian masa depan.</w:t>
            </w:r>
            <w:r w:rsidDel="00000000" w:rsidR="00000000" w:rsidRPr="00000000">
              <w:rPr>
                <w:rtl w:val="0"/>
              </w:rPr>
            </w:r>
          </w:p>
          <w:p w:rsidR="00000000" w:rsidDel="00000000" w:rsidP="00000000" w:rsidRDefault="00000000" w:rsidRPr="00000000" w14:paraId="00000239">
            <w:pPr>
              <w:numPr>
                <w:ilvl w:val="0"/>
                <w:numId w:val="85"/>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menentukan alur pencatatan kerugian agar tidak menimbulkan kesalahan penyajian laporan keuangan (</w:t>
            </w:r>
            <w:r w:rsidDel="00000000" w:rsidR="00000000" w:rsidRPr="00000000">
              <w:rPr>
                <w:rFonts w:ascii="Calibri" w:cs="Calibri" w:eastAsia="Calibri" w:hAnsi="Calibri"/>
                <w:i w:val="1"/>
                <w:iCs w:val="1"/>
                <w:color w:val="274e13"/>
                <w:rtl w:val="0"/>
              </w:rPr>
              <w:t xml:space="preserve">misstatement</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23A">
            <w:pPr>
              <w:numPr>
                <w:ilvl w:val="0"/>
                <w:numId w:val="85"/>
              </w:numPr>
              <w:spacing w:after="120" w:line="240" w:lineRule="auto"/>
              <w:ind w:left="300" w:hanging="360"/>
              <w:rPr/>
            </w:pPr>
            <w:r w:rsidDel="00000000" w:rsidR="00000000" w:rsidRPr="00000000">
              <w:rPr>
                <w:rFonts w:ascii="Calibri" w:cs="Calibri" w:eastAsia="Calibri" w:hAnsi="Calibri"/>
                <w:color w:val="274e13"/>
                <w:rtl w:val="0"/>
              </w:rPr>
              <w:t xml:space="preserve">Mampu merekomendasikan mekanisme </w:t>
            </w:r>
            <w:r w:rsidDel="00000000" w:rsidR="00000000" w:rsidRPr="00000000">
              <w:rPr>
                <w:rFonts w:ascii="Calibri" w:cs="Calibri" w:eastAsia="Calibri" w:hAnsi="Calibri"/>
                <w:i w:val="1"/>
                <w:iCs w:val="1"/>
                <w:color w:val="274e13"/>
                <w:rtl w:val="0"/>
              </w:rPr>
              <w:t xml:space="preserve">write-off</w:t>
            </w:r>
            <w:r w:rsidDel="00000000" w:rsidR="00000000" w:rsidRPr="00000000">
              <w:rPr>
                <w:rFonts w:ascii="Calibri" w:cs="Calibri" w:eastAsia="Calibri" w:hAnsi="Calibri"/>
                <w:color w:val="274e13"/>
                <w:rtl w:val="0"/>
              </w:rPr>
              <w:t xml:space="preserve"> atau penghapusbukuan atas kerugian operasional yang tidak dapat dipulihkan.</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3B">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23C">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metodologi perhitungan alokasi modal kerugian dan cadangan risiko operasional bank, serta merumuskan strategi penanganan dampak kerugian ekstrim.</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3D">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3E">
            <w:pPr>
              <w:numPr>
                <w:ilvl w:val="0"/>
                <w:numId w:val="59"/>
              </w:numPr>
              <w:spacing w:after="120" w:line="240" w:lineRule="auto"/>
              <w:ind w:left="300" w:hanging="360"/>
              <w:rPr/>
            </w:pPr>
            <w:r w:rsidDel="00000000" w:rsidR="00000000" w:rsidRPr="00000000">
              <w:rPr>
                <w:rFonts w:ascii="Calibri" w:cs="Calibri" w:eastAsia="Calibri" w:hAnsi="Calibri"/>
                <w:color w:val="274e13"/>
                <w:rtl w:val="0"/>
              </w:rPr>
              <w:t xml:space="preserve">Mampu merancang kerangka kerja akuntansi risiko operasional yang presisi dan mematuhi ketentuan akuntansi keuangan terkini.</w:t>
            </w:r>
            <w:r w:rsidDel="00000000" w:rsidR="00000000" w:rsidRPr="00000000">
              <w:rPr>
                <w:rtl w:val="0"/>
              </w:rPr>
            </w:r>
          </w:p>
          <w:p w:rsidR="00000000" w:rsidDel="00000000" w:rsidP="00000000" w:rsidRDefault="00000000" w:rsidRPr="00000000" w14:paraId="0000023F">
            <w:pPr>
              <w:numPr>
                <w:ilvl w:val="0"/>
                <w:numId w:val="59"/>
              </w:numPr>
              <w:spacing w:after="120" w:line="240" w:lineRule="auto"/>
              <w:ind w:left="300" w:hanging="360"/>
              <w:rPr/>
            </w:pPr>
            <w:r w:rsidDel="00000000" w:rsidR="00000000" w:rsidRPr="00000000">
              <w:rPr>
                <w:rFonts w:ascii="Calibri" w:cs="Calibri" w:eastAsia="Calibri" w:hAnsi="Calibri"/>
                <w:color w:val="274e13"/>
                <w:rtl w:val="0"/>
              </w:rPr>
              <w:t xml:space="preserve">Mampu merumuskan strategi </w:t>
            </w:r>
            <w:r w:rsidDel="00000000" w:rsidR="00000000" w:rsidRPr="00000000">
              <w:rPr>
                <w:rFonts w:ascii="Calibri" w:cs="Calibri" w:eastAsia="Calibri" w:hAnsi="Calibri"/>
                <w:i w:val="1"/>
                <w:iCs w:val="1"/>
                <w:color w:val="274e13"/>
                <w:rtl w:val="0"/>
              </w:rPr>
              <w:t xml:space="preserve">recovery asset</w:t>
            </w:r>
            <w:r w:rsidDel="00000000" w:rsidR="00000000" w:rsidRPr="00000000">
              <w:rPr>
                <w:rFonts w:ascii="Calibri" w:cs="Calibri" w:eastAsia="Calibri" w:hAnsi="Calibri"/>
                <w:color w:val="274e13"/>
                <w:rtl w:val="0"/>
              </w:rPr>
              <w:t xml:space="preserve"> dan mitigasi keuangan untuk meminimalkan dampak kejadian </w:t>
            </w:r>
            <w:r w:rsidDel="00000000" w:rsidR="00000000" w:rsidRPr="00000000">
              <w:rPr>
                <w:rFonts w:ascii="Calibri" w:cs="Calibri" w:eastAsia="Calibri" w:hAnsi="Calibri"/>
                <w:i w:val="1"/>
                <w:iCs w:val="1"/>
                <w:color w:val="274e13"/>
                <w:rtl w:val="0"/>
              </w:rPr>
              <w:t xml:space="preserve">catastrophic risk</w:t>
            </w:r>
            <w:r w:rsidDel="00000000" w:rsidR="00000000" w:rsidRPr="00000000">
              <w:rPr>
                <w:rFonts w:ascii="Calibri" w:cs="Calibri" w:eastAsia="Calibri" w:hAnsi="Calibri"/>
                <w:color w:val="274e13"/>
                <w:rtl w:val="0"/>
              </w:rPr>
              <w:t xml:space="preserve">.</w:t>
            </w:r>
            <w:r w:rsidDel="00000000" w:rsidR="00000000" w:rsidRPr="00000000">
              <w:rPr>
                <w:rtl w:val="0"/>
              </w:rPr>
            </w:r>
          </w:p>
        </w:tc>
      </w:tr>
    </w:tbl>
    <w:p w:rsidR="00000000" w:rsidDel="00000000" w:rsidP="00000000" w:rsidRDefault="00000000" w:rsidRPr="00000000" w14:paraId="00000240">
      <w:pPr>
        <w:pStyle w:val="Heading2"/>
        <w:spacing w:after="80" w:before="360" w:line="300" w:lineRule="auto"/>
        <w:rPr>
          <w:rFonts w:ascii="Calibri" w:cs="Calibri" w:eastAsia="Calibri" w:hAnsi="Calibri"/>
          <w:color w:val="274e13"/>
          <w:sz w:val="24"/>
          <w:szCs w:val="24"/>
        </w:rPr>
      </w:pPr>
      <w:r w:rsidDel="00000000" w:rsidR="00000000" w:rsidRPr="00000000">
        <w:rPr>
          <w:rtl w:val="0"/>
        </w:rPr>
      </w:r>
    </w:p>
    <w:p w:rsidR="00000000" w:rsidDel="00000000" w:rsidP="00000000" w:rsidRDefault="00000000" w:rsidRPr="00000000" w14:paraId="00000241">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(SBT-18) Melakukan </w:t>
      </w:r>
      <w:r w:rsidDel="00000000" w:rsidR="00000000" w:rsidRPr="00000000">
        <w:rPr>
          <w:rFonts w:ascii="Calibri" w:cs="Calibri" w:eastAsia="Calibri" w:hAnsi="Calibri"/>
          <w:i w:val="1"/>
          <w:iCs w:val="1"/>
          <w:color w:val="274e13"/>
          <w:sz w:val="29"/>
          <w:szCs w:val="29"/>
          <w:rtl w:val="0"/>
        </w:rPr>
        <w:t xml:space="preserve">Settlement</w:t>
      </w:r>
      <w:r w:rsidDel="00000000" w:rsidR="00000000" w:rsidRPr="00000000">
        <w:rPr>
          <w:rFonts w:ascii="Calibri" w:cs="Calibri" w:eastAsia="Calibri" w:hAnsi="Calibri"/>
          <w:color w:val="274e13"/>
          <w:sz w:val="29"/>
          <w:szCs w:val="29"/>
          <w:rtl w:val="0"/>
        </w:rPr>
        <w:t xml:space="preserve"> Transaksi </w:t>
      </w:r>
      <w:r w:rsidDel="00000000" w:rsidR="00000000" w:rsidRPr="00000000">
        <w:rPr>
          <w:rFonts w:ascii="Calibri" w:cs="Calibri" w:eastAsia="Calibri" w:hAnsi="Calibri"/>
          <w:i w:val="1"/>
          <w:iCs w:val="1"/>
          <w:color w:val="274e13"/>
          <w:sz w:val="29"/>
          <w:szCs w:val="29"/>
          <w:rtl w:val="0"/>
        </w:rPr>
        <w:t xml:space="preserve">Treasury</w:t>
      </w:r>
      <w:r w:rsidDel="00000000" w:rsidR="00000000" w:rsidRPr="00000000">
        <w:rPr>
          <w:rtl w:val="0"/>
        </w:rPr>
      </w:r>
    </w:p>
    <w:p w:rsidR="00000000" w:rsidDel="00000000" w:rsidP="00000000" w:rsidRDefault="00000000" w:rsidRPr="00000000" w14:paraId="00000242">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memverifikasi, menyelesaikan, mengonfirmasi, dan merekonsiliasi penyelesaian transaksi pasar uang (</w:t>
      </w:r>
      <w:r w:rsidDel="00000000" w:rsidR="00000000" w:rsidRPr="00000000">
        <w:rPr>
          <w:rFonts w:ascii="Calibri" w:cs="Calibri" w:eastAsia="Calibri" w:hAnsi="Calibri"/>
          <w:i w:val="1"/>
          <w:iCs w:val="1"/>
          <w:color w:val="274e13"/>
          <w:rtl w:val="0"/>
        </w:rPr>
        <w:t xml:space="preserve">money market</w:t>
      </w:r>
      <w:r w:rsidDel="00000000" w:rsidR="00000000" w:rsidRPr="00000000">
        <w:rPr>
          <w:rFonts w:ascii="Calibri" w:cs="Calibri" w:eastAsia="Calibri" w:hAnsi="Calibri"/>
          <w:color w:val="274e13"/>
          <w:rtl w:val="0"/>
        </w:rPr>
        <w:t xml:space="preserve">), pasar valuta asing (</w:t>
      </w:r>
      <w:r w:rsidDel="00000000" w:rsidR="00000000" w:rsidRPr="00000000">
        <w:rPr>
          <w:rFonts w:ascii="Calibri" w:cs="Calibri" w:eastAsia="Calibri" w:hAnsi="Calibri"/>
          <w:i w:val="1"/>
          <w:iCs w:val="1"/>
          <w:color w:val="274e13"/>
          <w:rtl w:val="0"/>
        </w:rPr>
        <w:t xml:space="preserve">forex</w:t>
      </w:r>
      <w:r w:rsidDel="00000000" w:rsidR="00000000" w:rsidRPr="00000000">
        <w:rPr>
          <w:rFonts w:ascii="Calibri" w:cs="Calibri" w:eastAsia="Calibri" w:hAnsi="Calibri"/>
          <w:color w:val="274e13"/>
          <w:rtl w:val="0"/>
        </w:rPr>
        <w:t xml:space="preserve">), serta surat berharga (</w:t>
      </w:r>
      <w:r w:rsidDel="00000000" w:rsidR="00000000" w:rsidRPr="00000000">
        <w:rPr>
          <w:rFonts w:ascii="Calibri" w:cs="Calibri" w:eastAsia="Calibri" w:hAnsi="Calibri"/>
          <w:i w:val="1"/>
          <w:iCs w:val="1"/>
          <w:color w:val="274e13"/>
          <w:rtl w:val="0"/>
        </w:rPr>
        <w:t xml:space="preserve">fixed income</w:t>
      </w:r>
      <w:r w:rsidDel="00000000" w:rsidR="00000000" w:rsidRPr="00000000">
        <w:rPr>
          <w:rFonts w:ascii="Calibri" w:cs="Calibri" w:eastAsia="Calibri" w:hAnsi="Calibri"/>
          <w:color w:val="274e13"/>
          <w:rtl w:val="0"/>
        </w:rPr>
        <w:t xml:space="preserve">) secara akurat dan aman melalui sistem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elektronik (seperti BI-RTGS, BI-SSSS, BI-ETP).</w:t>
      </w:r>
    </w:p>
    <w:tbl>
      <w:tblPr>
        <w:tblStyle w:val="Table18"/>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43">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244">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jenis instrumen treasury, istilah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dan aplikasi </w:t>
            </w:r>
            <w:r w:rsidDel="00000000" w:rsidR="00000000" w:rsidRPr="00000000">
              <w:rPr>
                <w:rFonts w:ascii="Calibri" w:cs="Calibri" w:eastAsia="Calibri" w:hAnsi="Calibri"/>
                <w:i w:val="1"/>
                <w:iCs w:val="1"/>
                <w:color w:val="274e13"/>
                <w:rtl w:val="0"/>
              </w:rPr>
              <w:t xml:space="preserve">platform</w:t>
            </w:r>
            <w:r w:rsidDel="00000000" w:rsidR="00000000" w:rsidRPr="00000000">
              <w:rPr>
                <w:rFonts w:ascii="Calibri" w:cs="Calibri" w:eastAsia="Calibri" w:hAnsi="Calibri"/>
                <w:color w:val="274e13"/>
                <w:rtl w:val="0"/>
              </w:rPr>
              <w:t xml:space="preserve"> penyelesaian transaksi.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4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46">
            <w:pPr>
              <w:numPr>
                <w:ilvl w:val="0"/>
                <w:numId w:val="116"/>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menyebutkan tipe-tipe transaksi pasar uang dan transaksi valuta asing dasar.</w:t>
            </w:r>
            <w:r w:rsidDel="00000000" w:rsidR="00000000" w:rsidRPr="00000000">
              <w:rPr>
                <w:rtl w:val="0"/>
              </w:rPr>
            </w:r>
          </w:p>
          <w:p w:rsidR="00000000" w:rsidDel="00000000" w:rsidP="00000000" w:rsidRDefault="00000000" w:rsidRPr="00000000" w14:paraId="00000247">
            <w:pPr>
              <w:numPr>
                <w:ilvl w:val="0"/>
                <w:numId w:val="116"/>
              </w:numPr>
              <w:spacing w:after="120" w:line="240" w:lineRule="auto"/>
              <w:ind w:left="300" w:hanging="360"/>
              <w:rPr/>
            </w:pPr>
            <w:r w:rsidDel="00000000" w:rsidR="00000000" w:rsidRPr="00000000">
              <w:rPr>
                <w:rFonts w:ascii="Calibri" w:cs="Calibri" w:eastAsia="Calibri" w:hAnsi="Calibri"/>
                <w:color w:val="274e13"/>
                <w:rtl w:val="0"/>
              </w:rPr>
              <w:t xml:space="preserve">Mampu memverifikasi ketersediaan instruksi konfirmasi transaksi (</w:t>
            </w:r>
            <w:r w:rsidDel="00000000" w:rsidR="00000000" w:rsidRPr="00000000">
              <w:rPr>
                <w:rFonts w:ascii="Calibri" w:cs="Calibri" w:eastAsia="Calibri" w:hAnsi="Calibri"/>
                <w:i w:val="1"/>
                <w:iCs w:val="1"/>
                <w:color w:val="274e13"/>
                <w:rtl w:val="0"/>
              </w:rPr>
              <w:t xml:space="preserve">deal confirmation</w:t>
            </w:r>
            <w:r w:rsidDel="00000000" w:rsidR="00000000" w:rsidRPr="00000000">
              <w:rPr>
                <w:rFonts w:ascii="Calibri" w:cs="Calibri" w:eastAsia="Calibri" w:hAnsi="Calibri"/>
                <w:color w:val="274e13"/>
                <w:rtl w:val="0"/>
              </w:rPr>
              <w:t xml:space="preserve">) dari unit </w:t>
            </w:r>
            <w:r w:rsidDel="00000000" w:rsidR="00000000" w:rsidRPr="00000000">
              <w:rPr>
                <w:rFonts w:ascii="Calibri" w:cs="Calibri" w:eastAsia="Calibri" w:hAnsi="Calibri"/>
                <w:i w:val="1"/>
                <w:iCs w:val="1"/>
                <w:color w:val="274e13"/>
                <w:rtl w:val="0"/>
              </w:rPr>
              <w:t xml:space="preserve">front office</w:t>
            </w:r>
            <w:r w:rsidDel="00000000" w:rsidR="00000000" w:rsidRPr="00000000">
              <w:rPr>
                <w:rFonts w:ascii="Calibri" w:cs="Calibri" w:eastAsia="Calibri" w:hAnsi="Calibri"/>
                <w:color w:val="274e13"/>
                <w:rtl w:val="0"/>
              </w:rPr>
              <w:t xml:space="preserv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48">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249">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mekanisme </w:t>
            </w:r>
            <w:r w:rsidDel="00000000" w:rsidR="00000000" w:rsidRPr="00000000">
              <w:rPr>
                <w:rFonts w:ascii="Calibri" w:cs="Calibri" w:eastAsia="Calibri" w:hAnsi="Calibri"/>
                <w:i w:val="1"/>
                <w:iCs w:val="1"/>
                <w:color w:val="274e13"/>
                <w:rtl w:val="0"/>
              </w:rPr>
              <w:t xml:space="preserve">Delivery versus Payment</w:t>
            </w:r>
            <w:r w:rsidDel="00000000" w:rsidR="00000000" w:rsidRPr="00000000">
              <w:rPr>
                <w:rFonts w:ascii="Calibri" w:cs="Calibri" w:eastAsia="Calibri" w:hAnsi="Calibri"/>
                <w:color w:val="274e13"/>
                <w:rtl w:val="0"/>
              </w:rPr>
              <w:t xml:space="preserve"> (DvP) / </w:t>
            </w:r>
            <w:r w:rsidDel="00000000" w:rsidR="00000000" w:rsidRPr="00000000">
              <w:rPr>
                <w:rFonts w:ascii="Calibri" w:cs="Calibri" w:eastAsia="Calibri" w:hAnsi="Calibri"/>
                <w:i w:val="1"/>
                <w:iCs w:val="1"/>
                <w:color w:val="274e13"/>
                <w:rtl w:val="0"/>
              </w:rPr>
              <w:t xml:space="preserve">Payment versus Payment</w:t>
            </w:r>
            <w:r w:rsidDel="00000000" w:rsidR="00000000" w:rsidRPr="00000000">
              <w:rPr>
                <w:rFonts w:ascii="Calibri" w:cs="Calibri" w:eastAsia="Calibri" w:hAnsi="Calibri"/>
                <w:color w:val="274e13"/>
                <w:rtl w:val="0"/>
              </w:rPr>
              <w:t xml:space="preserve"> (PvP) dan mengoperasikan aplikasi </w:t>
            </w:r>
            <w:r w:rsidDel="00000000" w:rsidR="00000000" w:rsidRPr="00000000">
              <w:rPr>
                <w:rFonts w:ascii="Calibri" w:cs="Calibri" w:eastAsia="Calibri" w:hAnsi="Calibri"/>
                <w:i w:val="1"/>
                <w:iCs w:val="1"/>
                <w:color w:val="274e13"/>
                <w:rtl w:val="0"/>
              </w:rPr>
              <w:t xml:space="preserve">settlement treasury</w:t>
            </w:r>
            <w:r w:rsidDel="00000000" w:rsidR="00000000" w:rsidRPr="00000000">
              <w:rPr>
                <w:rFonts w:ascii="Calibri" w:cs="Calibri" w:eastAsia="Calibri" w:hAnsi="Calibri"/>
                <w:color w:val="274e13"/>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4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4B">
            <w:pPr>
              <w:numPr>
                <w:ilvl w:val="0"/>
                <w:numId w:val="99"/>
              </w:numPr>
              <w:spacing w:after="120" w:line="240" w:lineRule="auto"/>
              <w:ind w:left="300" w:hanging="360"/>
              <w:rPr/>
            </w:pPr>
            <w:r w:rsidDel="00000000" w:rsidR="00000000" w:rsidRPr="00000000">
              <w:rPr>
                <w:rFonts w:ascii="Calibri" w:cs="Calibri" w:eastAsia="Calibri" w:hAnsi="Calibri"/>
                <w:color w:val="274e13"/>
                <w:rtl w:val="0"/>
              </w:rPr>
              <w:t xml:space="preserve">Mampu menjelaskan alur kerja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transaksi treasury sesuai jadwal waktu pemrosesan (</w:t>
            </w:r>
            <w:r w:rsidDel="00000000" w:rsidR="00000000" w:rsidRPr="00000000">
              <w:rPr>
                <w:rFonts w:ascii="Calibri" w:cs="Calibri" w:eastAsia="Calibri" w:hAnsi="Calibri"/>
                <w:i w:val="1"/>
                <w:iCs w:val="1"/>
                <w:color w:val="274e13"/>
                <w:rtl w:val="0"/>
              </w:rPr>
              <w:t xml:space="preserve">cut off time</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24C">
            <w:pPr>
              <w:numPr>
                <w:ilvl w:val="0"/>
                <w:numId w:val="99"/>
              </w:numPr>
              <w:spacing w:after="120" w:line="240" w:lineRule="auto"/>
              <w:ind w:left="300" w:hanging="360"/>
              <w:rPr/>
            </w:pPr>
            <w:r w:rsidDel="00000000" w:rsidR="00000000" w:rsidRPr="00000000">
              <w:rPr>
                <w:rFonts w:ascii="Calibri" w:cs="Calibri" w:eastAsia="Calibri" w:hAnsi="Calibri"/>
                <w:color w:val="274e13"/>
                <w:rtl w:val="0"/>
              </w:rPr>
              <w:t xml:space="preserve">Mampu menginput data instruksi pembayaran atau penerimaan dana/surat berharga ke dalam sistem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24D">
            <w:pPr>
              <w:numPr>
                <w:ilvl w:val="0"/>
                <w:numId w:val="99"/>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menjelaskan adanya kegagalan transaksi (</w:t>
            </w:r>
            <w:r w:rsidDel="00000000" w:rsidR="00000000" w:rsidRPr="00000000">
              <w:rPr>
                <w:rFonts w:ascii="Calibri" w:cs="Calibri" w:eastAsia="Calibri" w:hAnsi="Calibri"/>
                <w:i w:val="1"/>
                <w:iCs w:val="1"/>
                <w:color w:val="274e13"/>
                <w:rtl w:val="0"/>
              </w:rPr>
              <w:t xml:space="preserve">failed settlement</w:t>
            </w:r>
            <w:r w:rsidDel="00000000" w:rsidR="00000000" w:rsidRPr="00000000">
              <w:rPr>
                <w:rFonts w:ascii="Calibri" w:cs="Calibri" w:eastAsia="Calibri" w:hAnsi="Calibri"/>
                <w:color w:val="274e13"/>
                <w:rtl w:val="0"/>
              </w:rPr>
              <w:t xml:space="preserve">) pada tahap awal pemrosesan.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4E">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24F">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Melaksanakan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transaksi treasury secara mandiri, memverifikasi kecocokan konfirmasi dengan kontraparti, serta merekonsiliasi posisi kas/efek.</w:t>
            </w:r>
          </w:p>
          <w:p w:rsidR="00000000" w:rsidDel="00000000" w:rsidP="00000000" w:rsidRDefault="00000000" w:rsidRPr="00000000" w14:paraId="00000250">
            <w:pPr>
              <w:spacing w:after="120" w:line="240" w:lineRule="auto"/>
              <w:rPr>
                <w:rFonts w:ascii="Calibri" w:cs="Calibri" w:eastAsia="Calibri" w:hAnsi="Calibri"/>
                <w:color w:val="274e13"/>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51">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52">
            <w:pPr>
              <w:numPr>
                <w:ilvl w:val="0"/>
                <w:numId w:val="67"/>
              </w:numPr>
              <w:spacing w:after="120" w:line="240" w:lineRule="auto"/>
              <w:ind w:left="300" w:hanging="360"/>
              <w:rPr/>
            </w:pPr>
            <w:r w:rsidDel="00000000" w:rsidR="00000000" w:rsidRPr="00000000">
              <w:rPr>
                <w:rFonts w:ascii="Calibri" w:cs="Calibri" w:eastAsia="Calibri" w:hAnsi="Calibri"/>
                <w:color w:val="274e13"/>
                <w:rtl w:val="0"/>
              </w:rPr>
              <w:t xml:space="preserve">Mampu melakukan pencocokan (</w:t>
            </w:r>
            <w:r w:rsidDel="00000000" w:rsidR="00000000" w:rsidRPr="00000000">
              <w:rPr>
                <w:rFonts w:ascii="Calibri" w:cs="Calibri" w:eastAsia="Calibri" w:hAnsi="Calibri"/>
                <w:i w:val="1"/>
                <w:iCs w:val="1"/>
                <w:color w:val="274e13"/>
                <w:rtl w:val="0"/>
              </w:rPr>
              <w:t xml:space="preserve">matching</w:t>
            </w:r>
            <w:r w:rsidDel="00000000" w:rsidR="00000000" w:rsidRPr="00000000">
              <w:rPr>
                <w:rFonts w:ascii="Calibri" w:cs="Calibri" w:eastAsia="Calibri" w:hAnsi="Calibri"/>
                <w:color w:val="274e13"/>
                <w:rtl w:val="0"/>
              </w:rPr>
              <w:t xml:space="preserve">) deal konfirmasi dengan bank kontraparti secara presisi.</w:t>
            </w:r>
            <w:r w:rsidDel="00000000" w:rsidR="00000000" w:rsidRPr="00000000">
              <w:rPr>
                <w:rtl w:val="0"/>
              </w:rPr>
            </w:r>
          </w:p>
          <w:p w:rsidR="00000000" w:rsidDel="00000000" w:rsidP="00000000" w:rsidRDefault="00000000" w:rsidRPr="00000000" w14:paraId="00000253">
            <w:pPr>
              <w:numPr>
                <w:ilvl w:val="0"/>
                <w:numId w:val="67"/>
              </w:numPr>
              <w:spacing w:after="120" w:line="240" w:lineRule="auto"/>
              <w:ind w:left="300" w:hanging="360"/>
              <w:rPr/>
            </w:pPr>
            <w:r w:rsidDel="00000000" w:rsidR="00000000" w:rsidRPr="00000000">
              <w:rPr>
                <w:rFonts w:ascii="Calibri" w:cs="Calibri" w:eastAsia="Calibri" w:hAnsi="Calibri"/>
                <w:color w:val="274e13"/>
                <w:rtl w:val="0"/>
              </w:rPr>
              <w:t xml:space="preserve">Mampu mengeksekusi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transaksi valas dan surat berharga tepat waktu melalui sistem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elektronik.</w:t>
            </w:r>
            <w:r w:rsidDel="00000000" w:rsidR="00000000" w:rsidRPr="00000000">
              <w:rPr>
                <w:rtl w:val="0"/>
              </w:rPr>
            </w:r>
          </w:p>
          <w:p w:rsidR="00000000" w:rsidDel="00000000" w:rsidP="00000000" w:rsidRDefault="00000000" w:rsidRPr="00000000" w14:paraId="00000254">
            <w:pPr>
              <w:numPr>
                <w:ilvl w:val="0"/>
                <w:numId w:val="67"/>
              </w:numPr>
              <w:spacing w:after="120" w:line="240" w:lineRule="auto"/>
              <w:ind w:left="300" w:hanging="360"/>
              <w:rPr/>
            </w:pPr>
            <w:r w:rsidDel="00000000" w:rsidR="00000000" w:rsidRPr="00000000">
              <w:rPr>
                <w:rFonts w:ascii="Calibri" w:cs="Calibri" w:eastAsia="Calibri" w:hAnsi="Calibri"/>
                <w:color w:val="274e13"/>
                <w:rtl w:val="0"/>
              </w:rPr>
              <w:t xml:space="preserve">Mampu menyelesaikan perbedaan data konfirmasi transaksi (</w:t>
            </w:r>
            <w:r w:rsidDel="00000000" w:rsidR="00000000" w:rsidRPr="00000000">
              <w:rPr>
                <w:rFonts w:ascii="Calibri" w:cs="Calibri" w:eastAsia="Calibri" w:hAnsi="Calibri"/>
                <w:i w:val="1"/>
                <w:iCs w:val="1"/>
                <w:color w:val="274e13"/>
                <w:rtl w:val="0"/>
              </w:rPr>
              <w:t xml:space="preserve">mismatch</w:t>
            </w:r>
            <w:r w:rsidDel="00000000" w:rsidR="00000000" w:rsidRPr="00000000">
              <w:rPr>
                <w:rFonts w:ascii="Calibri" w:cs="Calibri" w:eastAsia="Calibri" w:hAnsi="Calibri"/>
                <w:color w:val="274e13"/>
                <w:rtl w:val="0"/>
              </w:rPr>
              <w:t xml:space="preserve">) secara langsung dengan pihak kontraparti.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5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256">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Menganalisis potensi risiko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(misalnya </w:t>
            </w:r>
            <w:r w:rsidDel="00000000" w:rsidR="00000000" w:rsidRPr="00000000">
              <w:rPr>
                <w:rFonts w:ascii="Calibri" w:cs="Calibri" w:eastAsia="Calibri" w:hAnsi="Calibri"/>
                <w:i w:val="1"/>
                <w:iCs w:val="1"/>
                <w:color w:val="274e13"/>
                <w:rtl w:val="0"/>
              </w:rPr>
              <w:t xml:space="preserve">Herstatt risk</w:t>
            </w:r>
            <w:r w:rsidDel="00000000" w:rsidR="00000000" w:rsidRPr="00000000">
              <w:rPr>
                <w:rFonts w:ascii="Calibri" w:cs="Calibri" w:eastAsia="Calibri" w:hAnsi="Calibri"/>
                <w:color w:val="274e13"/>
                <w:rtl w:val="0"/>
              </w:rPr>
              <w:t xml:space="preserve">), mengevaluasi kelancaran arus likuiditas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harian, serta menangani transaksi bermasalah.</w:t>
            </w:r>
          </w:p>
          <w:p w:rsidR="00000000" w:rsidDel="00000000" w:rsidP="00000000" w:rsidRDefault="00000000" w:rsidRPr="00000000" w14:paraId="00000257">
            <w:pPr>
              <w:spacing w:after="120" w:line="240" w:lineRule="auto"/>
              <w:rPr>
                <w:rFonts w:ascii="Calibri" w:cs="Calibri" w:eastAsia="Calibri" w:hAnsi="Calibri"/>
                <w:color w:val="274e13"/>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58">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59">
            <w:pPr>
              <w:numPr>
                <w:ilvl w:val="0"/>
                <w:numId w:val="72"/>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tingkat efisiensi penggunaan batas saldo likuiditas (</w:t>
            </w:r>
            <w:r w:rsidDel="00000000" w:rsidR="00000000" w:rsidRPr="00000000">
              <w:rPr>
                <w:rFonts w:ascii="Calibri" w:cs="Calibri" w:eastAsia="Calibri" w:hAnsi="Calibri"/>
                <w:i w:val="1"/>
                <w:iCs w:val="1"/>
                <w:color w:val="274e13"/>
                <w:rtl w:val="0"/>
              </w:rPr>
              <w:t xml:space="preserve">giro pada bank sentral</w:t>
            </w:r>
            <w:r w:rsidDel="00000000" w:rsidR="00000000" w:rsidRPr="00000000">
              <w:rPr>
                <w:rFonts w:ascii="Calibri" w:cs="Calibri" w:eastAsia="Calibri" w:hAnsi="Calibri"/>
                <w:color w:val="274e13"/>
                <w:rtl w:val="0"/>
              </w:rPr>
              <w:t xml:space="preserve">) untuk kelancaran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harian.</w:t>
            </w:r>
            <w:r w:rsidDel="00000000" w:rsidR="00000000" w:rsidRPr="00000000">
              <w:rPr>
                <w:rtl w:val="0"/>
              </w:rPr>
            </w:r>
          </w:p>
          <w:p w:rsidR="00000000" w:rsidDel="00000000" w:rsidP="00000000" w:rsidRDefault="00000000" w:rsidRPr="00000000" w14:paraId="0000025A">
            <w:pPr>
              <w:numPr>
                <w:ilvl w:val="0"/>
                <w:numId w:val="72"/>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menentukan tingkat keterlambatan penyerahan dana/efek serta dampak denda atau risiko reputasi yang ditimbulkannya.</w:t>
            </w:r>
            <w:r w:rsidDel="00000000" w:rsidR="00000000" w:rsidRPr="00000000">
              <w:rPr>
                <w:rtl w:val="0"/>
              </w:rPr>
            </w:r>
          </w:p>
          <w:p w:rsidR="00000000" w:rsidDel="00000000" w:rsidP="00000000" w:rsidRDefault="00000000" w:rsidRPr="00000000" w14:paraId="0000025B">
            <w:pPr>
              <w:numPr>
                <w:ilvl w:val="0"/>
                <w:numId w:val="72"/>
              </w:numPr>
              <w:spacing w:after="120" w:line="240" w:lineRule="auto"/>
              <w:ind w:left="300" w:hanging="360"/>
              <w:rPr/>
            </w:pPr>
            <w:r w:rsidDel="00000000" w:rsidR="00000000" w:rsidRPr="00000000">
              <w:rPr>
                <w:rFonts w:ascii="Calibri" w:cs="Calibri" w:eastAsia="Calibri" w:hAnsi="Calibri"/>
                <w:color w:val="274e13"/>
                <w:rtl w:val="0"/>
              </w:rPr>
              <w:t xml:space="preserve">Mampu memandu penanganan penyelesaian transaksi penyertaan dana dalam situasi krisis likuiditas singkat.</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5C">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25D">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Merancang arsitektur operasional </w:t>
            </w:r>
            <w:r w:rsidDel="00000000" w:rsidR="00000000" w:rsidRPr="00000000">
              <w:rPr>
                <w:rFonts w:ascii="Calibri" w:cs="Calibri" w:eastAsia="Calibri" w:hAnsi="Calibri"/>
                <w:i w:val="1"/>
                <w:iCs w:val="1"/>
                <w:color w:val="274e13"/>
                <w:rtl w:val="0"/>
              </w:rPr>
              <w:t xml:space="preserve">settlement treasury</w:t>
            </w:r>
            <w:r w:rsidDel="00000000" w:rsidR="00000000" w:rsidRPr="00000000">
              <w:rPr>
                <w:rFonts w:ascii="Calibri" w:cs="Calibri" w:eastAsia="Calibri" w:hAnsi="Calibri"/>
                <w:color w:val="274e13"/>
                <w:rtl w:val="0"/>
              </w:rPr>
              <w:t xml:space="preserve"> yang terintegrasi secara otomatis, merumuskan kebijakan batas risiko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dan memimpin mitigasi kegagalan sistemik.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5E">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5F">
            <w:pPr>
              <w:numPr>
                <w:ilvl w:val="0"/>
                <w:numId w:val="71"/>
              </w:numPr>
              <w:spacing w:after="120" w:line="240" w:lineRule="auto"/>
              <w:ind w:left="300" w:hanging="360"/>
              <w:rPr/>
            </w:pPr>
            <w:r w:rsidDel="00000000" w:rsidR="00000000" w:rsidRPr="00000000">
              <w:rPr>
                <w:rFonts w:ascii="Calibri" w:cs="Calibri" w:eastAsia="Calibri" w:hAnsi="Calibri"/>
                <w:color w:val="274e13"/>
                <w:rtl w:val="0"/>
              </w:rPr>
              <w:t xml:space="preserve">Mampu merancang sistem otomatisasi konfirmasi dan </w:t>
            </w:r>
            <w:r w:rsidDel="00000000" w:rsidR="00000000" w:rsidRPr="00000000">
              <w:rPr>
                <w:rFonts w:ascii="Calibri" w:cs="Calibri" w:eastAsia="Calibri" w:hAnsi="Calibri"/>
                <w:i w:val="1"/>
                <w:iCs w:val="1"/>
                <w:color w:val="274e13"/>
                <w:rtl w:val="0"/>
              </w:rPr>
              <w:t xml:space="preserve">settlement treasury</w:t>
            </w:r>
            <w:r w:rsidDel="00000000" w:rsidR="00000000" w:rsidRPr="00000000">
              <w:rPr>
                <w:rFonts w:ascii="Calibri" w:cs="Calibri" w:eastAsia="Calibri" w:hAnsi="Calibri"/>
                <w:color w:val="274e13"/>
                <w:rtl w:val="0"/>
              </w:rPr>
              <w:t xml:space="preserve"> (</w:t>
            </w:r>
            <w:r w:rsidDel="00000000" w:rsidR="00000000" w:rsidRPr="00000000">
              <w:rPr>
                <w:rFonts w:ascii="Calibri" w:cs="Calibri" w:eastAsia="Calibri" w:hAnsi="Calibri"/>
                <w:i w:val="1"/>
                <w:iCs w:val="1"/>
                <w:color w:val="274e13"/>
                <w:rtl w:val="0"/>
              </w:rPr>
              <w:t xml:space="preserve">straight-through processing</w:t>
            </w:r>
            <w:r w:rsidDel="00000000" w:rsidR="00000000" w:rsidRPr="00000000">
              <w:rPr>
                <w:rFonts w:ascii="Calibri" w:cs="Calibri" w:eastAsia="Calibri" w:hAnsi="Calibri"/>
                <w:color w:val="274e13"/>
                <w:rtl w:val="0"/>
              </w:rPr>
              <w:t xml:space="preserve">) yang terhubung dengan pasar global/nasional.</w:t>
            </w:r>
            <w:r w:rsidDel="00000000" w:rsidR="00000000" w:rsidRPr="00000000">
              <w:rPr>
                <w:rtl w:val="0"/>
              </w:rPr>
            </w:r>
          </w:p>
          <w:p w:rsidR="00000000" w:rsidDel="00000000" w:rsidP="00000000" w:rsidRDefault="00000000" w:rsidRPr="00000000" w14:paraId="00000260">
            <w:pPr>
              <w:numPr>
                <w:ilvl w:val="0"/>
                <w:numId w:val="71"/>
              </w:numPr>
              <w:spacing w:after="120" w:line="240" w:lineRule="auto"/>
              <w:ind w:left="300" w:hanging="360"/>
              <w:rPr/>
            </w:pPr>
            <w:r w:rsidDel="00000000" w:rsidR="00000000" w:rsidRPr="00000000">
              <w:rPr>
                <w:rFonts w:ascii="Calibri" w:cs="Calibri" w:eastAsia="Calibri" w:hAnsi="Calibri"/>
                <w:color w:val="274e13"/>
                <w:rtl w:val="0"/>
              </w:rPr>
              <w:t xml:space="preserve">Mampu merumuskan panduan kontingensi penyelesaian transaksi </w:t>
            </w:r>
            <w:r w:rsidDel="00000000" w:rsidR="00000000" w:rsidRPr="00000000">
              <w:rPr>
                <w:rFonts w:ascii="Calibri" w:cs="Calibri" w:eastAsia="Calibri" w:hAnsi="Calibri"/>
                <w:i w:val="1"/>
                <w:iCs w:val="1"/>
                <w:color w:val="274e13"/>
                <w:rtl w:val="0"/>
              </w:rPr>
              <w:t xml:space="preserve">treasury</w:t>
            </w:r>
            <w:r w:rsidDel="00000000" w:rsidR="00000000" w:rsidRPr="00000000">
              <w:rPr>
                <w:rFonts w:ascii="Calibri" w:cs="Calibri" w:eastAsia="Calibri" w:hAnsi="Calibri"/>
                <w:color w:val="274e13"/>
                <w:rtl w:val="0"/>
              </w:rPr>
              <w:t xml:space="preserve"> dalam kondisi darurat gangguan jaringan sistem pembayaran.</w:t>
            </w:r>
            <w:r w:rsidDel="00000000" w:rsidR="00000000" w:rsidRPr="00000000">
              <w:rPr>
                <w:rtl w:val="0"/>
              </w:rPr>
            </w:r>
          </w:p>
        </w:tc>
      </w:tr>
    </w:tbl>
    <w:p w:rsidR="00000000" w:rsidDel="00000000" w:rsidP="00000000" w:rsidRDefault="00000000" w:rsidRPr="00000000" w14:paraId="00000261">
      <w:pPr>
        <w:pStyle w:val="Heading2"/>
        <w:spacing w:after="80" w:before="360" w:line="300" w:lineRule="auto"/>
        <w:rPr>
          <w:rFonts w:ascii="Calibri" w:cs="Calibri" w:eastAsia="Calibri" w:hAnsi="Calibri"/>
          <w:color w:val="274e13"/>
          <w:sz w:val="29"/>
          <w:szCs w:val="29"/>
        </w:rPr>
      </w:pPr>
      <w:r w:rsidDel="00000000" w:rsidR="00000000" w:rsidRPr="00000000">
        <w:rPr>
          <w:rtl w:val="0"/>
        </w:rPr>
      </w:r>
    </w:p>
    <w:p w:rsidR="00000000" w:rsidDel="00000000" w:rsidP="00000000" w:rsidRDefault="00000000" w:rsidRPr="00000000" w14:paraId="00000262">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(SBT-19) Melakukan Administrasi </w:t>
      </w:r>
      <w:r w:rsidDel="00000000" w:rsidR="00000000" w:rsidRPr="00000000">
        <w:rPr>
          <w:rFonts w:ascii="Calibri" w:cs="Calibri" w:eastAsia="Calibri" w:hAnsi="Calibri"/>
          <w:i w:val="1"/>
          <w:iCs w:val="1"/>
          <w:color w:val="274e13"/>
          <w:sz w:val="29"/>
          <w:szCs w:val="29"/>
          <w:rtl w:val="0"/>
        </w:rPr>
        <w:t xml:space="preserve">Treasury</w:t>
      </w:r>
      <w:r w:rsidDel="00000000" w:rsidR="00000000" w:rsidRPr="00000000">
        <w:rPr>
          <w:rtl w:val="0"/>
        </w:rPr>
      </w:r>
    </w:p>
    <w:p w:rsidR="00000000" w:rsidDel="00000000" w:rsidP="00000000" w:rsidRDefault="00000000" w:rsidRPr="00000000" w14:paraId="00000263">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mengelola penatausahaan dokumen transaksi </w:t>
      </w:r>
      <w:r w:rsidDel="00000000" w:rsidR="00000000" w:rsidRPr="00000000">
        <w:rPr>
          <w:rFonts w:ascii="Calibri" w:cs="Calibri" w:eastAsia="Calibri" w:hAnsi="Calibri"/>
          <w:i w:val="1"/>
          <w:iCs w:val="1"/>
          <w:color w:val="274e13"/>
          <w:rtl w:val="0"/>
        </w:rPr>
        <w:t xml:space="preserve">treasury</w:t>
      </w:r>
      <w:r w:rsidDel="00000000" w:rsidR="00000000" w:rsidRPr="00000000">
        <w:rPr>
          <w:rFonts w:ascii="Calibri" w:cs="Calibri" w:eastAsia="Calibri" w:hAnsi="Calibri"/>
          <w:color w:val="274e13"/>
          <w:rtl w:val="0"/>
        </w:rPr>
        <w:t xml:space="preserve">, memelihara Limit Kontraparti (</w:t>
      </w:r>
      <w:r w:rsidDel="00000000" w:rsidR="00000000" w:rsidRPr="00000000">
        <w:rPr>
          <w:rFonts w:ascii="Calibri" w:cs="Calibri" w:eastAsia="Calibri" w:hAnsi="Calibri"/>
          <w:i w:val="1"/>
          <w:iCs w:val="1"/>
          <w:color w:val="274e13"/>
          <w:rtl w:val="0"/>
        </w:rPr>
        <w:t xml:space="preserve">Counterparty Limit</w:t>
      </w:r>
      <w:r w:rsidDel="00000000" w:rsidR="00000000" w:rsidRPr="00000000">
        <w:rPr>
          <w:rFonts w:ascii="Calibri" w:cs="Calibri" w:eastAsia="Calibri" w:hAnsi="Calibri"/>
          <w:color w:val="274e13"/>
          <w:rtl w:val="0"/>
        </w:rPr>
        <w:t xml:space="preserve">), melakukan pencatatan portofolio investasi, serta merekonsiliasi posisi keuangan </w:t>
      </w:r>
      <w:r w:rsidDel="00000000" w:rsidR="00000000" w:rsidRPr="00000000">
        <w:rPr>
          <w:rFonts w:ascii="Calibri" w:cs="Calibri" w:eastAsia="Calibri" w:hAnsi="Calibri"/>
          <w:i w:val="1"/>
          <w:iCs w:val="1"/>
          <w:color w:val="274e13"/>
          <w:rtl w:val="0"/>
        </w:rPr>
        <w:t xml:space="preserve">treasury</w:t>
      </w:r>
      <w:r w:rsidDel="00000000" w:rsidR="00000000" w:rsidRPr="00000000">
        <w:rPr>
          <w:rFonts w:ascii="Calibri" w:cs="Calibri" w:eastAsia="Calibri" w:hAnsi="Calibri"/>
          <w:color w:val="274e13"/>
          <w:rtl w:val="0"/>
        </w:rPr>
        <w:t xml:space="preserve"> secara tertib dan transparan.</w:t>
      </w:r>
    </w:p>
    <w:tbl>
      <w:tblPr>
        <w:tblStyle w:val="Table19"/>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64">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265">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dokumen pendukung transaksi </w:t>
            </w:r>
            <w:r w:rsidDel="00000000" w:rsidR="00000000" w:rsidRPr="00000000">
              <w:rPr>
                <w:rFonts w:ascii="Calibri" w:cs="Calibri" w:eastAsia="Calibri" w:hAnsi="Calibri"/>
                <w:i w:val="1"/>
                <w:iCs w:val="1"/>
                <w:color w:val="274e13"/>
                <w:rtl w:val="0"/>
              </w:rPr>
              <w:t xml:space="preserve">treasury</w:t>
            </w:r>
            <w:r w:rsidDel="00000000" w:rsidR="00000000" w:rsidRPr="00000000">
              <w:rPr>
                <w:rFonts w:ascii="Calibri" w:cs="Calibri" w:eastAsia="Calibri" w:hAnsi="Calibri"/>
                <w:color w:val="274e13"/>
                <w:rtl w:val="0"/>
              </w:rPr>
              <w:t xml:space="preserve"> dan daftar instrumen keuangan yang dikelola oleh divisi treasury.</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66">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67">
            <w:pPr>
              <w:numPr>
                <w:ilvl w:val="0"/>
                <w:numId w:val="122"/>
              </w:numPr>
              <w:spacing w:after="120" w:line="240" w:lineRule="auto"/>
              <w:ind w:left="300" w:hanging="360"/>
              <w:rPr/>
            </w:pPr>
            <w:r w:rsidDel="00000000" w:rsidR="00000000" w:rsidRPr="00000000">
              <w:rPr>
                <w:rFonts w:ascii="Calibri" w:cs="Calibri" w:eastAsia="Calibri" w:hAnsi="Calibri"/>
                <w:color w:val="274e13"/>
                <w:rtl w:val="0"/>
              </w:rPr>
              <w:t xml:space="preserve">Mampu mencatat transaksi </w:t>
            </w:r>
            <w:r w:rsidDel="00000000" w:rsidR="00000000" w:rsidRPr="00000000">
              <w:rPr>
                <w:rFonts w:ascii="Calibri" w:cs="Calibri" w:eastAsia="Calibri" w:hAnsi="Calibri"/>
                <w:i w:val="1"/>
                <w:iCs w:val="1"/>
                <w:color w:val="274e13"/>
                <w:rtl w:val="0"/>
              </w:rPr>
              <w:t xml:space="preserve">treasury</w:t>
            </w:r>
            <w:r w:rsidDel="00000000" w:rsidR="00000000" w:rsidRPr="00000000">
              <w:rPr>
                <w:rFonts w:ascii="Calibri" w:cs="Calibri" w:eastAsia="Calibri" w:hAnsi="Calibri"/>
                <w:color w:val="274e13"/>
                <w:rtl w:val="0"/>
              </w:rPr>
              <w:t xml:space="preserve"> yang masuk ke dalam buku register harian.</w:t>
            </w:r>
            <w:r w:rsidDel="00000000" w:rsidR="00000000" w:rsidRPr="00000000">
              <w:rPr>
                <w:rtl w:val="0"/>
              </w:rPr>
            </w:r>
          </w:p>
          <w:p w:rsidR="00000000" w:rsidDel="00000000" w:rsidP="00000000" w:rsidRDefault="00000000" w:rsidRPr="00000000" w14:paraId="00000268">
            <w:pPr>
              <w:numPr>
                <w:ilvl w:val="0"/>
                <w:numId w:val="122"/>
              </w:numPr>
              <w:spacing w:after="120" w:line="240" w:lineRule="auto"/>
              <w:ind w:left="300" w:hanging="360"/>
              <w:rPr/>
            </w:pPr>
            <w:r w:rsidDel="00000000" w:rsidR="00000000" w:rsidRPr="00000000">
              <w:rPr>
                <w:rFonts w:ascii="Calibri" w:cs="Calibri" w:eastAsia="Calibri" w:hAnsi="Calibri"/>
                <w:color w:val="274e13"/>
                <w:rtl w:val="0"/>
              </w:rPr>
              <w:t xml:space="preserve">Mampu mengarsipkan surat konfirmasi transaksi (</w:t>
            </w:r>
            <w:r w:rsidDel="00000000" w:rsidR="00000000" w:rsidRPr="00000000">
              <w:rPr>
                <w:rFonts w:ascii="Calibri" w:cs="Calibri" w:eastAsia="Calibri" w:hAnsi="Calibri"/>
                <w:i w:val="1"/>
                <w:iCs w:val="1"/>
                <w:color w:val="274e13"/>
                <w:rtl w:val="0"/>
              </w:rPr>
              <w:t xml:space="preserve">dealing slip</w:t>
            </w:r>
            <w:r w:rsidDel="00000000" w:rsidR="00000000" w:rsidRPr="00000000">
              <w:rPr>
                <w:rFonts w:ascii="Calibri" w:cs="Calibri" w:eastAsia="Calibri" w:hAnsi="Calibri"/>
                <w:color w:val="274e13"/>
                <w:rtl w:val="0"/>
              </w:rPr>
              <w:t xml:space="preserve">) dan bukti transfer secara rapi.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69">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26A">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struktur batas limit transaksi (</w:t>
            </w:r>
            <w:r w:rsidDel="00000000" w:rsidR="00000000" w:rsidRPr="00000000">
              <w:rPr>
                <w:rFonts w:ascii="Calibri" w:cs="Calibri" w:eastAsia="Calibri" w:hAnsi="Calibri"/>
                <w:i w:val="1"/>
                <w:iCs w:val="1"/>
                <w:color w:val="274e13"/>
                <w:rtl w:val="0"/>
              </w:rPr>
              <w:t xml:space="preserve">limit monitoring</w:t>
            </w:r>
            <w:r w:rsidDel="00000000" w:rsidR="00000000" w:rsidRPr="00000000">
              <w:rPr>
                <w:rFonts w:ascii="Calibri" w:cs="Calibri" w:eastAsia="Calibri" w:hAnsi="Calibri"/>
                <w:color w:val="274e13"/>
                <w:rtl w:val="0"/>
              </w:rPr>
              <w:t xml:space="preserve">) dan tata cara penatausahaan surat berharga </w:t>
            </w:r>
            <w:r w:rsidDel="00000000" w:rsidR="00000000" w:rsidRPr="00000000">
              <w:rPr>
                <w:rFonts w:ascii="Calibri" w:cs="Calibri" w:eastAsia="Calibri" w:hAnsi="Calibri"/>
                <w:i w:val="1"/>
                <w:iCs w:val="1"/>
                <w:color w:val="274e13"/>
                <w:rtl w:val="0"/>
              </w:rPr>
              <w:t xml:space="preserve">treasury.</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6B">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6C">
            <w:pPr>
              <w:numPr>
                <w:ilvl w:val="0"/>
                <w:numId w:val="113"/>
              </w:numPr>
              <w:spacing w:after="120" w:line="240" w:lineRule="auto"/>
              <w:ind w:left="300" w:hanging="360"/>
              <w:rPr/>
            </w:pPr>
            <w:r w:rsidDel="00000000" w:rsidR="00000000" w:rsidRPr="00000000">
              <w:rPr>
                <w:rFonts w:ascii="Calibri" w:cs="Calibri" w:eastAsia="Calibri" w:hAnsi="Calibri"/>
                <w:color w:val="274e13"/>
                <w:rtl w:val="0"/>
              </w:rPr>
              <w:t xml:space="preserve">Mampu menjelaskan fungsi pemantauan limit kontraparti dan limit dealer dalam transaksi harian.</w:t>
            </w:r>
            <w:r w:rsidDel="00000000" w:rsidR="00000000" w:rsidRPr="00000000">
              <w:rPr>
                <w:rtl w:val="0"/>
              </w:rPr>
            </w:r>
          </w:p>
          <w:p w:rsidR="00000000" w:rsidDel="00000000" w:rsidP="00000000" w:rsidRDefault="00000000" w:rsidRPr="00000000" w14:paraId="0000026D">
            <w:pPr>
              <w:numPr>
                <w:ilvl w:val="0"/>
                <w:numId w:val="113"/>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menjelaskan tanggal jatuh tempo bunga/kupon surat berharga yang dikelola bank.</w:t>
            </w:r>
            <w:r w:rsidDel="00000000" w:rsidR="00000000" w:rsidRPr="00000000">
              <w:rPr>
                <w:rtl w:val="0"/>
              </w:rPr>
            </w:r>
          </w:p>
          <w:p w:rsidR="00000000" w:rsidDel="00000000" w:rsidP="00000000" w:rsidRDefault="00000000" w:rsidRPr="00000000" w14:paraId="0000026E">
            <w:pPr>
              <w:numPr>
                <w:ilvl w:val="0"/>
                <w:numId w:val="113"/>
              </w:numPr>
              <w:spacing w:after="120" w:line="240" w:lineRule="auto"/>
              <w:ind w:left="300" w:hanging="360"/>
              <w:rPr/>
            </w:pPr>
            <w:r w:rsidDel="00000000" w:rsidR="00000000" w:rsidRPr="00000000">
              <w:rPr>
                <w:rFonts w:ascii="Calibri" w:cs="Calibri" w:eastAsia="Calibri" w:hAnsi="Calibri"/>
                <w:color w:val="274e13"/>
                <w:rtl w:val="0"/>
              </w:rPr>
              <w:t xml:space="preserve">Mampu memeriksa kesesuaian lampiran kesepakatan induk (</w:t>
            </w:r>
            <w:r w:rsidDel="00000000" w:rsidR="00000000" w:rsidRPr="00000000">
              <w:rPr>
                <w:rFonts w:ascii="Calibri" w:cs="Calibri" w:eastAsia="Calibri" w:hAnsi="Calibri"/>
                <w:i w:val="1"/>
                <w:iCs w:val="1"/>
                <w:color w:val="274e13"/>
                <w:rtl w:val="0"/>
              </w:rPr>
              <w:t xml:space="preserve">ISDA/Master Agreement</w:t>
            </w:r>
            <w:r w:rsidDel="00000000" w:rsidR="00000000" w:rsidRPr="00000000">
              <w:rPr>
                <w:rFonts w:ascii="Calibri" w:cs="Calibri" w:eastAsia="Calibri" w:hAnsi="Calibri"/>
                <w:color w:val="274e13"/>
                <w:rtl w:val="0"/>
              </w:rPr>
              <w:t xml:space="preserve">) untuk transaksi derivatif dasar.</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6F">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270">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Mengelola administrasi </w:t>
            </w:r>
            <w:r w:rsidDel="00000000" w:rsidR="00000000" w:rsidRPr="00000000">
              <w:rPr>
                <w:rFonts w:ascii="Calibri" w:cs="Calibri" w:eastAsia="Calibri" w:hAnsi="Calibri"/>
                <w:i w:val="1"/>
                <w:iCs w:val="1"/>
                <w:color w:val="274e13"/>
                <w:rtl w:val="0"/>
              </w:rPr>
              <w:t xml:space="preserve">treasury</w:t>
            </w:r>
            <w:r w:rsidDel="00000000" w:rsidR="00000000" w:rsidRPr="00000000">
              <w:rPr>
                <w:rFonts w:ascii="Calibri" w:cs="Calibri" w:eastAsia="Calibri" w:hAnsi="Calibri"/>
                <w:color w:val="274e13"/>
                <w:rtl w:val="0"/>
              </w:rPr>
              <w:t xml:space="preserve"> secara menyeluruh, memantau penggunaan limit secara mandiri, serta menyusun laporan posisi </w:t>
            </w:r>
            <w:r w:rsidDel="00000000" w:rsidR="00000000" w:rsidRPr="00000000">
              <w:rPr>
                <w:rFonts w:ascii="Calibri" w:cs="Calibri" w:eastAsia="Calibri" w:hAnsi="Calibri"/>
                <w:i w:val="1"/>
                <w:iCs w:val="1"/>
                <w:color w:val="274e13"/>
                <w:rtl w:val="0"/>
              </w:rPr>
              <w:t xml:space="preserve">treasury</w:t>
            </w:r>
            <w:r w:rsidDel="00000000" w:rsidR="00000000" w:rsidRPr="00000000">
              <w:rPr>
                <w:rFonts w:ascii="Calibri" w:cs="Calibri" w:eastAsia="Calibri" w:hAnsi="Calibri"/>
                <w:color w:val="274e13"/>
                <w:rtl w:val="0"/>
              </w:rPr>
              <w:t xml:space="preserve"> harian.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71">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72">
            <w:pPr>
              <w:numPr>
                <w:ilvl w:val="0"/>
                <w:numId w:val="121"/>
              </w:numPr>
              <w:spacing w:after="120" w:line="240" w:lineRule="auto"/>
              <w:ind w:left="300" w:hanging="360"/>
              <w:rPr/>
            </w:pPr>
            <w:r w:rsidDel="00000000" w:rsidR="00000000" w:rsidRPr="00000000">
              <w:rPr>
                <w:rFonts w:ascii="Calibri" w:cs="Calibri" w:eastAsia="Calibri" w:hAnsi="Calibri"/>
                <w:color w:val="274e13"/>
                <w:rtl w:val="0"/>
              </w:rPr>
              <w:t xml:space="preserve">Mampu memantau pemanfaatan limit kontraparti secara real-time dan memberikan peringatan jika mendekati ambang batas.</w:t>
            </w:r>
            <w:r w:rsidDel="00000000" w:rsidR="00000000" w:rsidRPr="00000000">
              <w:rPr>
                <w:rtl w:val="0"/>
              </w:rPr>
            </w:r>
          </w:p>
          <w:p w:rsidR="00000000" w:rsidDel="00000000" w:rsidP="00000000" w:rsidRDefault="00000000" w:rsidRPr="00000000" w14:paraId="00000273">
            <w:pPr>
              <w:numPr>
                <w:ilvl w:val="0"/>
                <w:numId w:val="121"/>
              </w:numPr>
              <w:spacing w:after="120" w:line="240" w:lineRule="auto"/>
              <w:ind w:left="300" w:hanging="360"/>
              <w:rPr/>
            </w:pPr>
            <w:r w:rsidDel="00000000" w:rsidR="00000000" w:rsidRPr="00000000">
              <w:rPr>
                <w:rFonts w:ascii="Calibri" w:cs="Calibri" w:eastAsia="Calibri" w:hAnsi="Calibri"/>
                <w:color w:val="274e13"/>
                <w:rtl w:val="0"/>
              </w:rPr>
              <w:t xml:space="preserve">Mampu menyusun laporan posisi portofolio surat berharga dan pasar uang harian secara akurat.</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74">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275">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penyimpangan limit (</w:t>
            </w:r>
            <w:r w:rsidDel="00000000" w:rsidR="00000000" w:rsidRPr="00000000">
              <w:rPr>
                <w:rFonts w:ascii="Calibri" w:cs="Calibri" w:eastAsia="Calibri" w:hAnsi="Calibri"/>
                <w:i w:val="1"/>
                <w:iCs w:val="1"/>
                <w:color w:val="274e13"/>
                <w:rtl w:val="0"/>
              </w:rPr>
              <w:t xml:space="preserve">limit breach</w:t>
            </w:r>
            <w:r w:rsidDel="00000000" w:rsidR="00000000" w:rsidRPr="00000000">
              <w:rPr>
                <w:rFonts w:ascii="Calibri" w:cs="Calibri" w:eastAsia="Calibri" w:hAnsi="Calibri"/>
                <w:color w:val="274e13"/>
                <w:rtl w:val="0"/>
              </w:rPr>
              <w:t xml:space="preserve">), mengevaluasi efektivitas tata kelola arsip digital </w:t>
            </w:r>
            <w:r w:rsidDel="00000000" w:rsidR="00000000" w:rsidRPr="00000000">
              <w:rPr>
                <w:rFonts w:ascii="Calibri" w:cs="Calibri" w:eastAsia="Calibri" w:hAnsi="Calibri"/>
                <w:i w:val="1"/>
                <w:iCs w:val="1"/>
                <w:color w:val="274e13"/>
                <w:rtl w:val="0"/>
              </w:rPr>
              <w:t xml:space="preserve">treasury</w:t>
            </w:r>
            <w:r w:rsidDel="00000000" w:rsidR="00000000" w:rsidRPr="00000000">
              <w:rPr>
                <w:rFonts w:ascii="Calibri" w:cs="Calibri" w:eastAsia="Calibri" w:hAnsi="Calibri"/>
                <w:color w:val="274e13"/>
                <w:rtl w:val="0"/>
              </w:rPr>
              <w:t xml:space="preserve">, serta memberikan masukan perbaikan administrasi.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76">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77">
            <w:pPr>
              <w:numPr>
                <w:ilvl w:val="0"/>
                <w:numId w:val="45"/>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indikasi terjadinya pelampauan limit transaksi </w:t>
            </w:r>
            <w:r w:rsidDel="00000000" w:rsidR="00000000" w:rsidRPr="00000000">
              <w:rPr>
                <w:rFonts w:ascii="Calibri" w:cs="Calibri" w:eastAsia="Calibri" w:hAnsi="Calibri"/>
                <w:i w:val="1"/>
                <w:iCs w:val="1"/>
                <w:color w:val="274e13"/>
                <w:rtl w:val="0"/>
              </w:rPr>
              <w:t xml:space="preserve">treasury</w:t>
            </w:r>
            <w:r w:rsidDel="00000000" w:rsidR="00000000" w:rsidRPr="00000000">
              <w:rPr>
                <w:rFonts w:ascii="Calibri" w:cs="Calibri" w:eastAsia="Calibri" w:hAnsi="Calibri"/>
                <w:color w:val="274e13"/>
                <w:rtl w:val="0"/>
              </w:rPr>
              <w:t xml:space="preserve"> dan memproses pelaporannya.</w:t>
            </w:r>
            <w:r w:rsidDel="00000000" w:rsidR="00000000" w:rsidRPr="00000000">
              <w:rPr>
                <w:rtl w:val="0"/>
              </w:rPr>
            </w:r>
          </w:p>
          <w:p w:rsidR="00000000" w:rsidDel="00000000" w:rsidP="00000000" w:rsidRDefault="00000000" w:rsidRPr="00000000" w14:paraId="00000278">
            <w:pPr>
              <w:numPr>
                <w:ilvl w:val="0"/>
                <w:numId w:val="45"/>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menentukan tingkat kerapihan dan keamanan penyimpanan berkas hukum transaksi </w:t>
            </w:r>
            <w:r w:rsidDel="00000000" w:rsidR="00000000" w:rsidRPr="00000000">
              <w:rPr>
                <w:rFonts w:ascii="Calibri" w:cs="Calibri" w:eastAsia="Calibri" w:hAnsi="Calibri"/>
                <w:i w:val="1"/>
                <w:iCs w:val="1"/>
                <w:color w:val="274e13"/>
                <w:rtl w:val="0"/>
              </w:rPr>
              <w:t xml:space="preserve">treasury</w:t>
            </w:r>
            <w:r w:rsidDel="00000000" w:rsidR="00000000" w:rsidRPr="00000000">
              <w:rPr>
                <w:rFonts w:ascii="Calibri" w:cs="Calibri" w:eastAsia="Calibri" w:hAnsi="Calibri"/>
                <w:color w:val="274e13"/>
                <w:rtl w:val="0"/>
              </w:rPr>
              <w:t xml:space="preserve"> (</w:t>
            </w:r>
            <w:r w:rsidDel="00000000" w:rsidR="00000000" w:rsidRPr="00000000">
              <w:rPr>
                <w:rFonts w:ascii="Calibri" w:cs="Calibri" w:eastAsia="Calibri" w:hAnsi="Calibri"/>
                <w:i w:val="1"/>
                <w:iCs w:val="1"/>
                <w:color w:val="274e13"/>
                <w:rtl w:val="0"/>
              </w:rPr>
              <w:t xml:space="preserve">treasury legal documents</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279">
            <w:pPr>
              <w:numPr>
                <w:ilvl w:val="0"/>
                <w:numId w:val="45"/>
              </w:numPr>
              <w:spacing w:after="120" w:line="240" w:lineRule="auto"/>
              <w:ind w:left="300" w:hanging="360"/>
              <w:rPr/>
            </w:pPr>
            <w:r w:rsidDel="00000000" w:rsidR="00000000" w:rsidRPr="00000000">
              <w:rPr>
                <w:rFonts w:ascii="Calibri" w:cs="Calibri" w:eastAsia="Calibri" w:hAnsi="Calibri"/>
                <w:color w:val="274e13"/>
                <w:rtl w:val="0"/>
              </w:rPr>
              <w:t xml:space="preserve">Mampu mengkoordinasikan rekonsiliasi berkala atas rekening vostro/nostro bersama tim akuntansi.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7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27B">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sistem administrasi dan pemantauan limit </w:t>
            </w:r>
            <w:r w:rsidDel="00000000" w:rsidR="00000000" w:rsidRPr="00000000">
              <w:rPr>
                <w:rFonts w:ascii="Calibri" w:cs="Calibri" w:eastAsia="Calibri" w:hAnsi="Calibri"/>
                <w:i w:val="1"/>
                <w:iCs w:val="1"/>
                <w:color w:val="274e13"/>
                <w:rtl w:val="0"/>
              </w:rPr>
              <w:t xml:space="preserve">treasury</w:t>
            </w:r>
            <w:r w:rsidDel="00000000" w:rsidR="00000000" w:rsidRPr="00000000">
              <w:rPr>
                <w:rFonts w:ascii="Calibri" w:cs="Calibri" w:eastAsia="Calibri" w:hAnsi="Calibri"/>
                <w:color w:val="274e13"/>
                <w:rtl w:val="0"/>
              </w:rPr>
              <w:t xml:space="preserve"> terintegrasi, merumuskan standar kepatuhan administrasi pasar uang, serta mengarahkan tata kelola dokumen </w:t>
            </w:r>
            <w:r w:rsidDel="00000000" w:rsidR="00000000" w:rsidRPr="00000000">
              <w:rPr>
                <w:rFonts w:ascii="Calibri" w:cs="Calibri" w:eastAsia="Calibri" w:hAnsi="Calibri"/>
                <w:i w:val="1"/>
                <w:iCs w:val="1"/>
                <w:color w:val="274e13"/>
                <w:rtl w:val="0"/>
              </w:rPr>
              <w:t xml:space="preserve">treasury</w:t>
            </w:r>
            <w:r w:rsidDel="00000000" w:rsidR="00000000" w:rsidRPr="00000000">
              <w:rPr>
                <w:rFonts w:ascii="Calibri" w:cs="Calibri" w:eastAsia="Calibri" w:hAnsi="Calibri"/>
                <w:color w:val="274e13"/>
                <w:rtl w:val="0"/>
              </w:rPr>
              <w:t xml:space="preserve"> skala besar.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7C">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7D">
            <w:pPr>
              <w:numPr>
                <w:ilvl w:val="0"/>
                <w:numId w:val="69"/>
              </w:numPr>
              <w:spacing w:after="120" w:line="240" w:lineRule="auto"/>
              <w:ind w:left="300" w:hanging="360"/>
              <w:rPr/>
            </w:pPr>
            <w:r w:rsidDel="00000000" w:rsidR="00000000" w:rsidRPr="00000000">
              <w:rPr>
                <w:rFonts w:ascii="Calibri" w:cs="Calibri" w:eastAsia="Calibri" w:hAnsi="Calibri"/>
                <w:color w:val="274e13"/>
                <w:rtl w:val="0"/>
              </w:rPr>
              <w:t xml:space="preserve">Mampu merancang kerangka kerja otomatisasi pemantauan limit dan pelaporan administrasi </w:t>
            </w:r>
            <w:r w:rsidDel="00000000" w:rsidR="00000000" w:rsidRPr="00000000">
              <w:rPr>
                <w:rFonts w:ascii="Calibri" w:cs="Calibri" w:eastAsia="Calibri" w:hAnsi="Calibri"/>
                <w:i w:val="1"/>
                <w:iCs w:val="1"/>
                <w:color w:val="274e13"/>
                <w:rtl w:val="0"/>
              </w:rPr>
              <w:t xml:space="preserve">treasury </w:t>
            </w:r>
            <w:r w:rsidDel="00000000" w:rsidR="00000000" w:rsidRPr="00000000">
              <w:rPr>
                <w:rFonts w:ascii="Calibri" w:cs="Calibri" w:eastAsia="Calibri" w:hAnsi="Calibri"/>
                <w:color w:val="274e13"/>
                <w:rtl w:val="0"/>
              </w:rPr>
              <w:t xml:space="preserve">berbasis digital.</w:t>
            </w:r>
            <w:r w:rsidDel="00000000" w:rsidR="00000000" w:rsidRPr="00000000">
              <w:rPr>
                <w:rtl w:val="0"/>
              </w:rPr>
            </w:r>
          </w:p>
          <w:p w:rsidR="00000000" w:rsidDel="00000000" w:rsidP="00000000" w:rsidRDefault="00000000" w:rsidRPr="00000000" w14:paraId="0000027E">
            <w:pPr>
              <w:numPr>
                <w:ilvl w:val="0"/>
                <w:numId w:val="69"/>
              </w:numPr>
              <w:spacing w:after="120" w:line="240" w:lineRule="auto"/>
              <w:ind w:left="300" w:hanging="360"/>
              <w:rPr/>
            </w:pPr>
            <w:r w:rsidDel="00000000" w:rsidR="00000000" w:rsidRPr="00000000">
              <w:rPr>
                <w:rFonts w:ascii="Calibri" w:cs="Calibri" w:eastAsia="Calibri" w:hAnsi="Calibri"/>
                <w:color w:val="274e13"/>
                <w:rtl w:val="0"/>
              </w:rPr>
              <w:t xml:space="preserve">Mampu merumuskan prosedur tata kelola administrasi instrumen </w:t>
            </w:r>
            <w:r w:rsidDel="00000000" w:rsidR="00000000" w:rsidRPr="00000000">
              <w:rPr>
                <w:rFonts w:ascii="Calibri" w:cs="Calibri" w:eastAsia="Calibri" w:hAnsi="Calibri"/>
                <w:i w:val="1"/>
                <w:iCs w:val="1"/>
                <w:color w:val="274e13"/>
                <w:rtl w:val="0"/>
              </w:rPr>
              <w:t xml:space="preserve">treasury</w:t>
            </w:r>
            <w:r w:rsidDel="00000000" w:rsidR="00000000" w:rsidRPr="00000000">
              <w:rPr>
                <w:rFonts w:ascii="Calibri" w:cs="Calibri" w:eastAsia="Calibri" w:hAnsi="Calibri"/>
                <w:color w:val="274e13"/>
                <w:rtl w:val="0"/>
              </w:rPr>
              <w:t xml:space="preserve"> baru yang kompleks (seperti derivatif lanjutan).</w:t>
            </w:r>
            <w:r w:rsidDel="00000000" w:rsidR="00000000" w:rsidRPr="00000000">
              <w:rPr>
                <w:rtl w:val="0"/>
              </w:rPr>
            </w:r>
          </w:p>
          <w:p w:rsidR="00000000" w:rsidDel="00000000" w:rsidP="00000000" w:rsidRDefault="00000000" w:rsidRPr="00000000" w14:paraId="0000027F">
            <w:pPr>
              <w:numPr>
                <w:ilvl w:val="0"/>
                <w:numId w:val="69"/>
              </w:numPr>
              <w:spacing w:after="120" w:line="240" w:lineRule="auto"/>
              <w:ind w:left="300" w:hanging="360"/>
              <w:rPr/>
            </w:pPr>
            <w:r w:rsidDel="00000000" w:rsidR="00000000" w:rsidRPr="00000000">
              <w:rPr>
                <w:rFonts w:ascii="Calibri" w:cs="Calibri" w:eastAsia="Calibri" w:hAnsi="Calibri"/>
                <w:color w:val="274e13"/>
                <w:rtl w:val="0"/>
              </w:rPr>
              <w:t xml:space="preserve">Mampu mengevaluasi tingkat ketaatan administrasi </w:t>
            </w:r>
            <w:r w:rsidDel="00000000" w:rsidR="00000000" w:rsidRPr="00000000">
              <w:rPr>
                <w:rFonts w:ascii="Calibri" w:cs="Calibri" w:eastAsia="Calibri" w:hAnsi="Calibri"/>
                <w:i w:val="1"/>
                <w:iCs w:val="1"/>
                <w:color w:val="274e13"/>
                <w:rtl w:val="0"/>
              </w:rPr>
              <w:t xml:space="preserve">treasury</w:t>
            </w:r>
            <w:r w:rsidDel="00000000" w:rsidR="00000000" w:rsidRPr="00000000">
              <w:rPr>
                <w:rFonts w:ascii="Calibri" w:cs="Calibri" w:eastAsia="Calibri" w:hAnsi="Calibri"/>
                <w:color w:val="274e13"/>
                <w:rtl w:val="0"/>
              </w:rPr>
              <w:t xml:space="preserve"> terhadap regulasi pasar keuangan nasional.</w:t>
            </w:r>
            <w:r w:rsidDel="00000000" w:rsidR="00000000" w:rsidRPr="00000000">
              <w:rPr>
                <w:rtl w:val="0"/>
              </w:rPr>
            </w:r>
          </w:p>
        </w:tc>
      </w:tr>
    </w:tbl>
    <w:p w:rsidR="00000000" w:rsidDel="00000000" w:rsidP="00000000" w:rsidRDefault="00000000" w:rsidRPr="00000000" w14:paraId="00000280">
      <w:pPr>
        <w:pStyle w:val="Heading2"/>
        <w:spacing w:after="80" w:before="360" w:line="300" w:lineRule="auto"/>
        <w:rPr>
          <w:rFonts w:ascii="Calibri" w:cs="Calibri" w:eastAsia="Calibri" w:hAnsi="Calibri"/>
          <w:color w:val="274e13"/>
          <w:sz w:val="29"/>
          <w:szCs w:val="29"/>
        </w:rPr>
      </w:pPr>
      <w:r w:rsidDel="00000000" w:rsidR="00000000" w:rsidRPr="00000000">
        <w:rPr>
          <w:rtl w:val="0"/>
        </w:rPr>
      </w:r>
    </w:p>
    <w:p w:rsidR="00000000" w:rsidDel="00000000" w:rsidP="00000000" w:rsidRDefault="00000000" w:rsidRPr="00000000" w14:paraId="00000281">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(SBT-20) Memproses Pembukaan dan Penutupan Rekening</w:t>
      </w:r>
    </w:p>
    <w:p w:rsidR="00000000" w:rsidDel="00000000" w:rsidP="00000000" w:rsidRDefault="00000000" w:rsidRPr="00000000" w14:paraId="00000282">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memverifikasi identitas nasabah, menerapkan prinsip </w:t>
      </w:r>
      <w:r w:rsidDel="00000000" w:rsidR="00000000" w:rsidRPr="00000000">
        <w:rPr>
          <w:rFonts w:ascii="Calibri" w:cs="Calibri" w:eastAsia="Calibri" w:hAnsi="Calibri"/>
          <w:i w:val="1"/>
          <w:iCs w:val="1"/>
          <w:color w:val="274e13"/>
          <w:rtl w:val="0"/>
        </w:rPr>
        <w:t xml:space="preserve">Know Your Customer</w:t>
      </w:r>
      <w:r w:rsidDel="00000000" w:rsidR="00000000" w:rsidRPr="00000000">
        <w:rPr>
          <w:rFonts w:ascii="Calibri" w:cs="Calibri" w:eastAsia="Calibri" w:hAnsi="Calibri"/>
          <w:color w:val="274e13"/>
          <w:rtl w:val="0"/>
        </w:rPr>
        <w:t xml:space="preserve"> (KYC)/</w:t>
      </w:r>
      <w:r w:rsidDel="00000000" w:rsidR="00000000" w:rsidRPr="00000000">
        <w:rPr>
          <w:rFonts w:ascii="Calibri" w:cs="Calibri" w:eastAsia="Calibri" w:hAnsi="Calibri"/>
          <w:i w:val="1"/>
          <w:iCs w:val="1"/>
          <w:color w:val="274e13"/>
          <w:rtl w:val="0"/>
        </w:rPr>
        <w:t xml:space="preserve">Anti-Money Laundering</w:t>
      </w:r>
      <w:r w:rsidDel="00000000" w:rsidR="00000000" w:rsidRPr="00000000">
        <w:rPr>
          <w:rFonts w:ascii="Calibri" w:cs="Calibri" w:eastAsia="Calibri" w:hAnsi="Calibri"/>
          <w:color w:val="274e13"/>
          <w:rtl w:val="0"/>
        </w:rPr>
        <w:t xml:space="preserve"> (AML), memproses pembukaan/penutupan rekening (tabungan, giro, deposito) baik melalui jaringan kantor maupun saluran digital (</w:t>
      </w:r>
      <w:r w:rsidDel="00000000" w:rsidR="00000000" w:rsidRPr="00000000">
        <w:rPr>
          <w:rFonts w:ascii="Calibri" w:cs="Calibri" w:eastAsia="Calibri" w:hAnsi="Calibri"/>
          <w:i w:val="1"/>
          <w:iCs w:val="1"/>
          <w:color w:val="274e13"/>
          <w:rtl w:val="0"/>
        </w:rPr>
        <w:t xml:space="preserve">digital onboarding</w:t>
      </w:r>
      <w:r w:rsidDel="00000000" w:rsidR="00000000" w:rsidRPr="00000000">
        <w:rPr>
          <w:rFonts w:ascii="Calibri" w:cs="Calibri" w:eastAsia="Calibri" w:hAnsi="Calibri"/>
          <w:color w:val="274e13"/>
          <w:rtl w:val="0"/>
        </w:rPr>
        <w:t xml:space="preserve">).</w:t>
      </w:r>
    </w:p>
    <w:tbl>
      <w:tblPr>
        <w:tblStyle w:val="Table20"/>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30"/>
        <w:gridCol w:w="6130"/>
        <w:tblGridChange w:id="0">
          <w:tblGrid>
            <w:gridCol w:w="3230"/>
            <w:gridCol w:w="613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83">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284">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jenis-jenis produk simpanan, persyaratan dokumen pembukaan rekening, dan prinsip dasar KYC.</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8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86">
            <w:pPr>
              <w:numPr>
                <w:ilvl w:val="0"/>
                <w:numId w:val="101"/>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menyebutkan kelengkapan formulir dan dokumen identitas calon nasabah (KTP, NPWP, NIB).</w:t>
            </w:r>
            <w:r w:rsidDel="00000000" w:rsidR="00000000" w:rsidRPr="00000000">
              <w:rPr>
                <w:rtl w:val="0"/>
              </w:rPr>
            </w:r>
          </w:p>
          <w:p w:rsidR="00000000" w:rsidDel="00000000" w:rsidP="00000000" w:rsidRDefault="00000000" w:rsidRPr="00000000" w14:paraId="00000287">
            <w:pPr>
              <w:numPr>
                <w:ilvl w:val="0"/>
                <w:numId w:val="101"/>
              </w:numPr>
              <w:spacing w:after="120" w:line="240" w:lineRule="auto"/>
              <w:ind w:left="300" w:hanging="360"/>
              <w:rPr/>
            </w:pPr>
            <w:r w:rsidDel="00000000" w:rsidR="00000000" w:rsidRPr="00000000">
              <w:rPr>
                <w:rFonts w:ascii="Calibri" w:cs="Calibri" w:eastAsia="Calibri" w:hAnsi="Calibri"/>
                <w:color w:val="274e13"/>
                <w:rtl w:val="0"/>
              </w:rPr>
              <w:t xml:space="preserve">Mampu mengenali jenis-jenis produk rekening perorangan dan non-perorangan di Bank Sultra.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88">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289">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alur verifikasi data identitas nasabah, penggunaan sistem pemindai (</w:t>
            </w:r>
            <w:r w:rsidDel="00000000" w:rsidR="00000000" w:rsidRPr="00000000">
              <w:rPr>
                <w:rFonts w:ascii="Calibri" w:cs="Calibri" w:eastAsia="Calibri" w:hAnsi="Calibri"/>
                <w:i w:val="1"/>
                <w:iCs w:val="1"/>
                <w:color w:val="274e13"/>
                <w:rtl w:val="0"/>
              </w:rPr>
              <w:t xml:space="preserve">biometric/E-KTP reader</w:t>
            </w:r>
            <w:r w:rsidDel="00000000" w:rsidR="00000000" w:rsidRPr="00000000">
              <w:rPr>
                <w:rFonts w:ascii="Calibri" w:cs="Calibri" w:eastAsia="Calibri" w:hAnsi="Calibri"/>
                <w:color w:val="274e13"/>
                <w:rtl w:val="0"/>
              </w:rPr>
              <w:t xml:space="preserve">), serta tata cara penutupan rekening.</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8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8B">
            <w:pPr>
              <w:numPr>
                <w:ilvl w:val="0"/>
                <w:numId w:val="52"/>
              </w:numPr>
              <w:spacing w:after="120" w:line="240" w:lineRule="auto"/>
              <w:ind w:left="300" w:hanging="360"/>
              <w:rPr/>
            </w:pPr>
            <w:r w:rsidDel="00000000" w:rsidR="00000000" w:rsidRPr="00000000">
              <w:rPr>
                <w:rFonts w:ascii="Calibri" w:cs="Calibri" w:eastAsia="Calibri" w:hAnsi="Calibri"/>
                <w:color w:val="274e13"/>
                <w:rtl w:val="0"/>
              </w:rPr>
              <w:t xml:space="preserve">Mampu menjelaskan prosedur pembukaan dan penutupan rekening sesuai kriteria dan SOP yang berlaku.</w:t>
            </w:r>
            <w:r w:rsidDel="00000000" w:rsidR="00000000" w:rsidRPr="00000000">
              <w:rPr>
                <w:rtl w:val="0"/>
              </w:rPr>
            </w:r>
          </w:p>
          <w:p w:rsidR="00000000" w:rsidDel="00000000" w:rsidP="00000000" w:rsidRDefault="00000000" w:rsidRPr="00000000" w14:paraId="0000028C">
            <w:pPr>
              <w:numPr>
                <w:ilvl w:val="0"/>
                <w:numId w:val="52"/>
              </w:numPr>
              <w:spacing w:after="120" w:line="240" w:lineRule="auto"/>
              <w:ind w:left="300" w:hanging="360"/>
              <w:rPr/>
            </w:pPr>
            <w:r w:rsidDel="00000000" w:rsidR="00000000" w:rsidRPr="00000000">
              <w:rPr>
                <w:rFonts w:ascii="Calibri" w:cs="Calibri" w:eastAsia="Calibri" w:hAnsi="Calibri"/>
                <w:color w:val="274e13"/>
                <w:rtl w:val="0"/>
              </w:rPr>
              <w:t xml:space="preserve">Mampu melakukan pencocokan data nasabah dengan daftar teroris dan organisasi terlarang (DTTOT) atau PEP.</w:t>
            </w:r>
            <w:r w:rsidDel="00000000" w:rsidR="00000000" w:rsidRPr="00000000">
              <w:rPr>
                <w:rtl w:val="0"/>
              </w:rPr>
            </w:r>
          </w:p>
          <w:p w:rsidR="00000000" w:rsidDel="00000000" w:rsidP="00000000" w:rsidRDefault="00000000" w:rsidRPr="00000000" w14:paraId="0000028D">
            <w:pPr>
              <w:numPr>
                <w:ilvl w:val="0"/>
                <w:numId w:val="52"/>
              </w:numPr>
              <w:spacing w:after="120" w:line="240" w:lineRule="auto"/>
              <w:ind w:left="300" w:hanging="360"/>
              <w:rPr/>
            </w:pPr>
            <w:r w:rsidDel="00000000" w:rsidR="00000000" w:rsidRPr="00000000">
              <w:rPr>
                <w:rFonts w:ascii="Calibri" w:cs="Calibri" w:eastAsia="Calibri" w:hAnsi="Calibri"/>
                <w:color w:val="274e13"/>
                <w:rtl w:val="0"/>
              </w:rPr>
              <w:t xml:space="preserve">Mampu menginput data calon nasabah ke dalam aplikasi </w:t>
            </w:r>
            <w:r w:rsidDel="00000000" w:rsidR="00000000" w:rsidRPr="00000000">
              <w:rPr>
                <w:rFonts w:ascii="Calibri" w:cs="Calibri" w:eastAsia="Calibri" w:hAnsi="Calibri"/>
                <w:i w:val="1"/>
                <w:iCs w:val="1"/>
                <w:color w:val="274e13"/>
                <w:rtl w:val="0"/>
              </w:rPr>
              <w:t xml:space="preserve">Core Banking</w:t>
            </w:r>
            <w:r w:rsidDel="00000000" w:rsidR="00000000" w:rsidRPr="00000000">
              <w:rPr>
                <w:rFonts w:ascii="Calibri" w:cs="Calibri" w:eastAsia="Calibri" w:hAnsi="Calibri"/>
                <w:color w:val="274e13"/>
                <w:rtl w:val="0"/>
              </w:rPr>
              <w:t xml:space="preserve"> atau sistem </w:t>
            </w:r>
            <w:r w:rsidDel="00000000" w:rsidR="00000000" w:rsidRPr="00000000">
              <w:rPr>
                <w:rFonts w:ascii="Calibri" w:cs="Calibri" w:eastAsia="Calibri" w:hAnsi="Calibri"/>
                <w:i w:val="1"/>
                <w:iCs w:val="1"/>
                <w:color w:val="274e13"/>
                <w:rtl w:val="0"/>
              </w:rPr>
              <w:t xml:space="preserve">Digital Onboarding</w:t>
            </w:r>
            <w:r w:rsidDel="00000000" w:rsidR="00000000" w:rsidRPr="00000000">
              <w:rPr>
                <w:rFonts w:ascii="Calibri" w:cs="Calibri" w:eastAsia="Calibri" w:hAnsi="Calibri"/>
                <w:color w:val="274e13"/>
                <w:rtl w:val="0"/>
              </w:rPr>
              <w:t xml:space="preserve"> dengan teliti.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8E">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28F">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Memproses pembukaan dan penutupan rekening secara mandiri, mengidentifikasi profil risiko nasabah, serta mengelola pembukaan rekening secara elektronik.</w:t>
            </w:r>
          </w:p>
          <w:p w:rsidR="00000000" w:rsidDel="00000000" w:rsidP="00000000" w:rsidRDefault="00000000" w:rsidRPr="00000000" w14:paraId="00000290">
            <w:pPr>
              <w:spacing w:after="120" w:line="240" w:lineRule="auto"/>
              <w:rPr>
                <w:rFonts w:ascii="Calibri" w:cs="Calibri" w:eastAsia="Calibri" w:hAnsi="Calibri"/>
                <w:color w:val="274e13"/>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91">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92">
            <w:pPr>
              <w:numPr>
                <w:ilvl w:val="0"/>
                <w:numId w:val="50"/>
              </w:numPr>
              <w:spacing w:after="120" w:line="240" w:lineRule="auto"/>
              <w:ind w:left="300" w:hanging="360"/>
              <w:rPr/>
            </w:pPr>
            <w:r w:rsidDel="00000000" w:rsidR="00000000" w:rsidRPr="00000000">
              <w:rPr>
                <w:rFonts w:ascii="Calibri" w:cs="Calibri" w:eastAsia="Calibri" w:hAnsi="Calibri"/>
                <w:color w:val="274e13"/>
                <w:rtl w:val="0"/>
              </w:rPr>
              <w:t xml:space="preserve">Mampu memproses pembukaan rekening nasabah kompleks (badan usaha/lembaga pemerintah) secara akurat.</w:t>
            </w:r>
            <w:r w:rsidDel="00000000" w:rsidR="00000000" w:rsidRPr="00000000">
              <w:rPr>
                <w:rtl w:val="0"/>
              </w:rPr>
            </w:r>
          </w:p>
          <w:p w:rsidR="00000000" w:rsidDel="00000000" w:rsidP="00000000" w:rsidRDefault="00000000" w:rsidRPr="00000000" w14:paraId="00000293">
            <w:pPr>
              <w:numPr>
                <w:ilvl w:val="0"/>
                <w:numId w:val="50"/>
              </w:numPr>
              <w:spacing w:after="120" w:line="240" w:lineRule="auto"/>
              <w:ind w:left="300" w:hanging="360"/>
              <w:rPr/>
            </w:pPr>
            <w:r w:rsidDel="00000000" w:rsidR="00000000" w:rsidRPr="00000000">
              <w:rPr>
                <w:rFonts w:ascii="Calibri" w:cs="Calibri" w:eastAsia="Calibri" w:hAnsi="Calibri"/>
                <w:color w:val="274e13"/>
                <w:rtl w:val="0"/>
              </w:rPr>
              <w:t xml:space="preserve">Mampu menetapkan profil tingkat risiko nasabah (</w:t>
            </w:r>
            <w:r w:rsidDel="00000000" w:rsidR="00000000" w:rsidRPr="00000000">
              <w:rPr>
                <w:rFonts w:ascii="Calibri" w:cs="Calibri" w:eastAsia="Calibri" w:hAnsi="Calibri"/>
                <w:i w:val="1"/>
                <w:iCs w:val="1"/>
                <w:color w:val="274e13"/>
                <w:rtl w:val="0"/>
              </w:rPr>
              <w:t xml:space="preserve">High/Medium/Low Risk</w:t>
            </w:r>
            <w:r w:rsidDel="00000000" w:rsidR="00000000" w:rsidRPr="00000000">
              <w:rPr>
                <w:rFonts w:ascii="Calibri" w:cs="Calibri" w:eastAsia="Calibri" w:hAnsi="Calibri"/>
                <w:color w:val="274e13"/>
                <w:rtl w:val="0"/>
              </w:rPr>
              <w:t xml:space="preserve">) secara cermat berdasarkan parameter CDD.</w:t>
            </w:r>
            <w:r w:rsidDel="00000000" w:rsidR="00000000" w:rsidRPr="00000000">
              <w:rPr>
                <w:rtl w:val="0"/>
              </w:rPr>
            </w:r>
          </w:p>
          <w:p w:rsidR="00000000" w:rsidDel="00000000" w:rsidP="00000000" w:rsidRDefault="00000000" w:rsidRPr="00000000" w14:paraId="00000294">
            <w:pPr>
              <w:numPr>
                <w:ilvl w:val="0"/>
                <w:numId w:val="50"/>
              </w:numPr>
              <w:spacing w:after="120" w:line="240" w:lineRule="auto"/>
              <w:ind w:left="300" w:hanging="360"/>
              <w:rPr/>
            </w:pPr>
            <w:r w:rsidDel="00000000" w:rsidR="00000000" w:rsidRPr="00000000">
              <w:rPr>
                <w:rFonts w:ascii="Calibri" w:cs="Calibri" w:eastAsia="Calibri" w:hAnsi="Calibri"/>
                <w:color w:val="274e13"/>
                <w:rtl w:val="0"/>
              </w:rPr>
              <w:t xml:space="preserve">Mampu memproses penutupan rekening atas permintaan nasabah atau keputusan bank sesuai ketentuan hukum.</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9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296">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kejanggalan dokumen identitas, mengevaluasi kendala teknis </w:t>
            </w:r>
            <w:r w:rsidDel="00000000" w:rsidR="00000000" w:rsidRPr="00000000">
              <w:rPr>
                <w:rFonts w:ascii="Calibri" w:cs="Calibri" w:eastAsia="Calibri" w:hAnsi="Calibri"/>
                <w:i w:val="1"/>
                <w:iCs w:val="1"/>
                <w:color w:val="274e13"/>
                <w:rtl w:val="0"/>
              </w:rPr>
              <w:t xml:space="preserve">digital onboarding</w:t>
            </w:r>
            <w:r w:rsidDel="00000000" w:rsidR="00000000" w:rsidRPr="00000000">
              <w:rPr>
                <w:rFonts w:ascii="Calibri" w:cs="Calibri" w:eastAsia="Calibri" w:hAnsi="Calibri"/>
                <w:color w:val="274e13"/>
                <w:rtl w:val="0"/>
              </w:rPr>
              <w:t xml:space="preserve">, serta mendeteksi indikasi pembukaan rekening fiktif/pencucian uang.</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97">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98">
            <w:pPr>
              <w:numPr>
                <w:ilvl w:val="0"/>
                <w:numId w:val="63"/>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indikasi ketidaksesuaian data identitas nasabah pada saat pemrosesan </w:t>
            </w:r>
            <w:r w:rsidDel="00000000" w:rsidR="00000000" w:rsidRPr="00000000">
              <w:rPr>
                <w:rFonts w:ascii="Calibri" w:cs="Calibri" w:eastAsia="Calibri" w:hAnsi="Calibri"/>
                <w:i w:val="1"/>
                <w:iCs w:val="1"/>
                <w:color w:val="274e13"/>
                <w:rtl w:val="0"/>
              </w:rPr>
              <w:t xml:space="preserve">Customer Due Diligence</w:t>
            </w:r>
            <w:r w:rsidDel="00000000" w:rsidR="00000000" w:rsidRPr="00000000">
              <w:rPr>
                <w:rFonts w:ascii="Calibri" w:cs="Calibri" w:eastAsia="Calibri" w:hAnsi="Calibri"/>
                <w:color w:val="274e13"/>
                <w:rtl w:val="0"/>
              </w:rPr>
              <w:t xml:space="preserve"> (CDD) / </w:t>
            </w:r>
            <w:r w:rsidDel="00000000" w:rsidR="00000000" w:rsidRPr="00000000">
              <w:rPr>
                <w:rFonts w:ascii="Calibri" w:cs="Calibri" w:eastAsia="Calibri" w:hAnsi="Calibri"/>
                <w:i w:val="1"/>
                <w:iCs w:val="1"/>
                <w:color w:val="274e13"/>
                <w:rtl w:val="0"/>
              </w:rPr>
              <w:t xml:space="preserve">Enhanced Due Diligence</w:t>
            </w:r>
            <w:r w:rsidDel="00000000" w:rsidR="00000000" w:rsidRPr="00000000">
              <w:rPr>
                <w:rFonts w:ascii="Calibri" w:cs="Calibri" w:eastAsia="Calibri" w:hAnsi="Calibri"/>
                <w:color w:val="274e13"/>
                <w:rtl w:val="0"/>
              </w:rPr>
              <w:t xml:space="preserve"> (EDD).</w:t>
            </w:r>
            <w:r w:rsidDel="00000000" w:rsidR="00000000" w:rsidRPr="00000000">
              <w:rPr>
                <w:rtl w:val="0"/>
              </w:rPr>
            </w:r>
          </w:p>
          <w:p w:rsidR="00000000" w:rsidDel="00000000" w:rsidP="00000000" w:rsidRDefault="00000000" w:rsidRPr="00000000" w14:paraId="00000299">
            <w:pPr>
              <w:numPr>
                <w:ilvl w:val="0"/>
                <w:numId w:val="63"/>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tingkat keberhasilan (</w:t>
            </w:r>
            <w:r w:rsidDel="00000000" w:rsidR="00000000" w:rsidRPr="00000000">
              <w:rPr>
                <w:rFonts w:ascii="Calibri" w:cs="Calibri" w:eastAsia="Calibri" w:hAnsi="Calibri"/>
                <w:i w:val="1"/>
                <w:iCs w:val="1"/>
                <w:color w:val="274e13"/>
                <w:rtl w:val="0"/>
              </w:rPr>
              <w:t xml:space="preserve">conversion rate</w:t>
            </w:r>
            <w:r w:rsidDel="00000000" w:rsidR="00000000" w:rsidRPr="00000000">
              <w:rPr>
                <w:rFonts w:ascii="Calibri" w:cs="Calibri" w:eastAsia="Calibri" w:hAnsi="Calibri"/>
                <w:color w:val="274e13"/>
                <w:rtl w:val="0"/>
              </w:rPr>
              <w:t xml:space="preserve">) pemrosesan pembukaan rekening lewat saluran digital.</w:t>
            </w:r>
            <w:r w:rsidDel="00000000" w:rsidR="00000000" w:rsidRPr="00000000">
              <w:rPr>
                <w:rtl w:val="0"/>
              </w:rPr>
            </w:r>
          </w:p>
          <w:p w:rsidR="00000000" w:rsidDel="00000000" w:rsidP="00000000" w:rsidRDefault="00000000" w:rsidRPr="00000000" w14:paraId="0000029A">
            <w:pPr>
              <w:numPr>
                <w:ilvl w:val="0"/>
                <w:numId w:val="63"/>
              </w:numPr>
              <w:spacing w:after="120" w:line="240" w:lineRule="auto"/>
              <w:ind w:left="300" w:hanging="360"/>
              <w:rPr/>
            </w:pPr>
            <w:r w:rsidDel="00000000" w:rsidR="00000000" w:rsidRPr="00000000">
              <w:rPr>
                <w:rFonts w:ascii="Calibri" w:cs="Calibri" w:eastAsia="Calibri" w:hAnsi="Calibri"/>
                <w:color w:val="274e13"/>
                <w:rtl w:val="0"/>
              </w:rPr>
              <w:t xml:space="preserve">Mampu menangani kasus pembukaan/penutupan rekening yang melibatkan sengketa hukum atau perintah instansi penegak hukum.</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9B">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29C">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strategi dan teknologi </w:t>
            </w:r>
            <w:r w:rsidDel="00000000" w:rsidR="00000000" w:rsidRPr="00000000">
              <w:rPr>
                <w:rFonts w:ascii="Calibri" w:cs="Calibri" w:eastAsia="Calibri" w:hAnsi="Calibri"/>
                <w:i w:val="1"/>
                <w:iCs w:val="1"/>
                <w:color w:val="274e13"/>
                <w:rtl w:val="0"/>
              </w:rPr>
              <w:t xml:space="preserve">digital onboarding</w:t>
            </w:r>
            <w:r w:rsidDel="00000000" w:rsidR="00000000" w:rsidRPr="00000000">
              <w:rPr>
                <w:rFonts w:ascii="Calibri" w:cs="Calibri" w:eastAsia="Calibri" w:hAnsi="Calibri"/>
                <w:color w:val="274e13"/>
                <w:rtl w:val="0"/>
              </w:rPr>
              <w:t xml:space="preserve"> yang aman, merumuskan kebijakan tata kelola identitas nasabah, serta memimpin kepatuhan standar AML/PPT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9D">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9E">
            <w:pPr>
              <w:numPr>
                <w:ilvl w:val="0"/>
                <w:numId w:val="34"/>
              </w:numPr>
              <w:spacing w:after="120" w:line="240" w:lineRule="auto"/>
              <w:ind w:left="300" w:hanging="360"/>
              <w:rPr/>
            </w:pPr>
            <w:r w:rsidDel="00000000" w:rsidR="00000000" w:rsidRPr="00000000">
              <w:rPr>
                <w:rFonts w:ascii="Calibri" w:cs="Calibri" w:eastAsia="Calibri" w:hAnsi="Calibri"/>
                <w:color w:val="274e13"/>
                <w:rtl w:val="0"/>
              </w:rPr>
              <w:t xml:space="preserve">Mampu merancang alur </w:t>
            </w:r>
            <w:r w:rsidDel="00000000" w:rsidR="00000000" w:rsidRPr="00000000">
              <w:rPr>
                <w:rFonts w:ascii="Calibri" w:cs="Calibri" w:eastAsia="Calibri" w:hAnsi="Calibri"/>
                <w:i w:val="1"/>
                <w:iCs w:val="1"/>
                <w:color w:val="274e13"/>
                <w:rtl w:val="0"/>
              </w:rPr>
              <w:t xml:space="preserve">digital onboarding</w:t>
            </w:r>
            <w:r w:rsidDel="00000000" w:rsidR="00000000" w:rsidRPr="00000000">
              <w:rPr>
                <w:rFonts w:ascii="Calibri" w:cs="Calibri" w:eastAsia="Calibri" w:hAnsi="Calibri"/>
                <w:color w:val="274e13"/>
                <w:rtl w:val="0"/>
              </w:rPr>
              <w:t xml:space="preserve"> yang mampu menyeimbangkan keamanan verifikasi data dan kenyamanan nasabah (</w:t>
            </w:r>
            <w:r w:rsidDel="00000000" w:rsidR="00000000" w:rsidRPr="00000000">
              <w:rPr>
                <w:rFonts w:ascii="Calibri" w:cs="Calibri" w:eastAsia="Calibri" w:hAnsi="Calibri"/>
                <w:i w:val="1"/>
                <w:iCs w:val="1"/>
                <w:color w:val="274e13"/>
                <w:rtl w:val="0"/>
              </w:rPr>
              <w:t xml:space="preserve">user experience</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29F">
            <w:pPr>
              <w:numPr>
                <w:ilvl w:val="0"/>
                <w:numId w:val="34"/>
              </w:numPr>
              <w:spacing w:after="120" w:line="240" w:lineRule="auto"/>
              <w:ind w:left="300" w:hanging="360"/>
              <w:rPr/>
            </w:pPr>
            <w:r w:rsidDel="00000000" w:rsidR="00000000" w:rsidRPr="00000000">
              <w:rPr>
                <w:rFonts w:ascii="Calibri" w:cs="Calibri" w:eastAsia="Calibri" w:hAnsi="Calibri"/>
                <w:color w:val="274e13"/>
                <w:rtl w:val="0"/>
              </w:rPr>
              <w:t xml:space="preserve">Mampu merumuskan kebijakan operasional pembukaan rekening terintegrasi yang meminimalkan risiko kejahatan keuangan.</w:t>
            </w:r>
            <w:r w:rsidDel="00000000" w:rsidR="00000000" w:rsidRPr="00000000">
              <w:rPr>
                <w:rtl w:val="0"/>
              </w:rPr>
            </w:r>
          </w:p>
        </w:tc>
      </w:tr>
    </w:tbl>
    <w:p w:rsidR="00000000" w:rsidDel="00000000" w:rsidP="00000000" w:rsidRDefault="00000000" w:rsidRPr="00000000" w14:paraId="000002A0">
      <w:pPr>
        <w:pStyle w:val="Heading2"/>
        <w:spacing w:after="80" w:before="360" w:line="300" w:lineRule="auto"/>
        <w:rPr>
          <w:rFonts w:ascii="Calibri" w:cs="Calibri" w:eastAsia="Calibri" w:hAnsi="Calibri"/>
          <w:color w:val="274e13"/>
          <w:sz w:val="29"/>
          <w:szCs w:val="29"/>
        </w:rPr>
      </w:pPr>
      <w:r w:rsidDel="00000000" w:rsidR="00000000" w:rsidRPr="00000000">
        <w:rPr>
          <w:rtl w:val="0"/>
        </w:rPr>
      </w:r>
    </w:p>
    <w:p w:rsidR="00000000" w:rsidDel="00000000" w:rsidP="00000000" w:rsidRDefault="00000000" w:rsidRPr="00000000" w14:paraId="000002A1">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(SBT-21) Memproses Transaksi Keuangan Tunai dan Non Tunai</w:t>
      </w:r>
    </w:p>
    <w:p w:rsidR="00000000" w:rsidDel="00000000" w:rsidP="00000000" w:rsidRDefault="00000000" w:rsidRPr="00000000" w14:paraId="000002A2">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memproses transaksi penyetoran, penarikan, pemindahbukuan, pembayaran, serta transfer dana secara tunai maupun non-tunai melalui </w:t>
      </w:r>
      <w:r w:rsidDel="00000000" w:rsidR="00000000" w:rsidRPr="00000000">
        <w:rPr>
          <w:rFonts w:ascii="Calibri" w:cs="Calibri" w:eastAsia="Calibri" w:hAnsi="Calibri"/>
          <w:i w:val="1"/>
          <w:iCs w:val="1"/>
          <w:color w:val="274e13"/>
          <w:rtl w:val="0"/>
        </w:rPr>
        <w:t xml:space="preserve">teller system</w:t>
      </w:r>
      <w:r w:rsidDel="00000000" w:rsidR="00000000" w:rsidRPr="00000000">
        <w:rPr>
          <w:rFonts w:ascii="Calibri" w:cs="Calibri" w:eastAsia="Calibri" w:hAnsi="Calibri"/>
          <w:color w:val="274e13"/>
          <w:rtl w:val="0"/>
        </w:rPr>
        <w:t xml:space="preserve">, ATM, maupun saluran elektronik bank dengan cermat dan aman.</w:t>
      </w:r>
    </w:p>
    <w:tbl>
      <w:tblPr>
        <w:tblStyle w:val="Table21"/>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A3">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2A4">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jenis-jenis transaksi tunai dan non-tunai serta cara mengoperasikan instrumen penghitung uang dan verifikasi keaslian uang.</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A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A6">
            <w:pPr>
              <w:numPr>
                <w:ilvl w:val="0"/>
                <w:numId w:val="109"/>
              </w:numPr>
              <w:spacing w:after="120" w:line="240" w:lineRule="auto"/>
              <w:ind w:left="300" w:hanging="360"/>
              <w:rPr/>
            </w:pPr>
            <w:r w:rsidDel="00000000" w:rsidR="00000000" w:rsidRPr="00000000">
              <w:rPr>
                <w:rFonts w:ascii="Calibri" w:cs="Calibri" w:eastAsia="Calibri" w:hAnsi="Calibri"/>
                <w:color w:val="274e13"/>
                <w:rtl w:val="0"/>
              </w:rPr>
              <w:t xml:space="preserve">Mampu membedakan dan menyebutkanciri-ciri keaslian uang rupiah (Cikur) menggunakan alat bantu pendeteksi uang.</w:t>
            </w:r>
            <w:r w:rsidDel="00000000" w:rsidR="00000000" w:rsidRPr="00000000">
              <w:rPr>
                <w:rtl w:val="0"/>
              </w:rPr>
            </w:r>
          </w:p>
          <w:p w:rsidR="00000000" w:rsidDel="00000000" w:rsidP="00000000" w:rsidRDefault="00000000" w:rsidRPr="00000000" w14:paraId="000002A7">
            <w:pPr>
              <w:numPr>
                <w:ilvl w:val="0"/>
                <w:numId w:val="109"/>
              </w:numPr>
              <w:spacing w:after="120" w:line="240" w:lineRule="auto"/>
              <w:ind w:left="300" w:hanging="360"/>
              <w:rPr/>
            </w:pPr>
            <w:r w:rsidDel="00000000" w:rsidR="00000000" w:rsidRPr="00000000">
              <w:rPr>
                <w:rFonts w:ascii="Calibri" w:cs="Calibri" w:eastAsia="Calibri" w:hAnsi="Calibri"/>
                <w:color w:val="274e13"/>
                <w:rtl w:val="0"/>
              </w:rPr>
              <w:t xml:space="preserve">Mampu mencatat transaksi setoran dan penarikan tunai pada aplikasi terminal teller secara benar.</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A8">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2A9">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batasan wewenang penandatanganan/ otorisasi transaksi, tata cara rekonsiliasi kas </w:t>
            </w:r>
            <w:r w:rsidDel="00000000" w:rsidR="00000000" w:rsidRPr="00000000">
              <w:rPr>
                <w:rFonts w:ascii="Calibri" w:cs="Calibri" w:eastAsia="Calibri" w:hAnsi="Calibri"/>
                <w:i w:val="1"/>
                <w:iCs w:val="1"/>
                <w:color w:val="274e13"/>
                <w:rtl w:val="0"/>
              </w:rPr>
              <w:t xml:space="preserve">teller</w:t>
            </w:r>
            <w:r w:rsidDel="00000000" w:rsidR="00000000" w:rsidRPr="00000000">
              <w:rPr>
                <w:rFonts w:ascii="Calibri" w:cs="Calibri" w:eastAsia="Calibri" w:hAnsi="Calibri"/>
                <w:color w:val="274e13"/>
                <w:rtl w:val="0"/>
              </w:rPr>
              <w:t xml:space="preserve">, serta prinsip penanganan uang tunai.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A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AB">
            <w:pPr>
              <w:numPr>
                <w:ilvl w:val="0"/>
                <w:numId w:val="68"/>
              </w:numPr>
              <w:spacing w:after="120" w:line="240" w:lineRule="auto"/>
              <w:ind w:left="300" w:hanging="360"/>
              <w:rPr/>
            </w:pPr>
            <w:r w:rsidDel="00000000" w:rsidR="00000000" w:rsidRPr="00000000">
              <w:rPr>
                <w:rFonts w:ascii="Calibri" w:cs="Calibri" w:eastAsia="Calibri" w:hAnsi="Calibri"/>
                <w:color w:val="274e13"/>
                <w:rtl w:val="0"/>
              </w:rPr>
              <w:t xml:space="preserve">Mampu menjelaskan urutan langkah verifikasi tanda tangan dan kelengkapan warkat pemindahbukuan.</w:t>
            </w:r>
            <w:r w:rsidDel="00000000" w:rsidR="00000000" w:rsidRPr="00000000">
              <w:rPr>
                <w:rtl w:val="0"/>
              </w:rPr>
            </w:r>
          </w:p>
          <w:p w:rsidR="00000000" w:rsidDel="00000000" w:rsidP="00000000" w:rsidRDefault="00000000" w:rsidRPr="00000000" w14:paraId="000002AC">
            <w:pPr>
              <w:numPr>
                <w:ilvl w:val="0"/>
                <w:numId w:val="68"/>
              </w:numPr>
              <w:spacing w:after="120" w:line="240" w:lineRule="auto"/>
              <w:ind w:left="300" w:hanging="360"/>
              <w:rPr/>
            </w:pPr>
            <w:r w:rsidDel="00000000" w:rsidR="00000000" w:rsidRPr="00000000">
              <w:rPr>
                <w:rFonts w:ascii="Calibri" w:cs="Calibri" w:eastAsia="Calibri" w:hAnsi="Calibri"/>
                <w:color w:val="274e13"/>
                <w:rtl w:val="0"/>
              </w:rPr>
              <w:t xml:space="preserve">Mampu menghitung dan mencocokkan keberadaan fisik uang kas dengan saldo catatan kas terminal </w:t>
            </w:r>
            <w:r w:rsidDel="00000000" w:rsidR="00000000" w:rsidRPr="00000000">
              <w:rPr>
                <w:rFonts w:ascii="Calibri" w:cs="Calibri" w:eastAsia="Calibri" w:hAnsi="Calibri"/>
                <w:i w:val="1"/>
                <w:iCs w:val="1"/>
                <w:color w:val="274e13"/>
                <w:rtl w:val="0"/>
              </w:rPr>
              <w:t xml:space="preserve">teller</w:t>
            </w:r>
            <w:r w:rsidDel="00000000" w:rsidR="00000000" w:rsidRPr="00000000">
              <w:rPr>
                <w:rFonts w:ascii="Calibri" w:cs="Calibri" w:eastAsia="Calibri" w:hAnsi="Calibri"/>
                <w:color w:val="274e13"/>
                <w:rtl w:val="0"/>
              </w:rPr>
              <w:t xml:space="preserve"> (</w:t>
            </w:r>
            <w:r w:rsidDel="00000000" w:rsidR="00000000" w:rsidRPr="00000000">
              <w:rPr>
                <w:rFonts w:ascii="Calibri" w:cs="Calibri" w:eastAsia="Calibri" w:hAnsi="Calibri"/>
                <w:i w:val="1"/>
                <w:iCs w:val="1"/>
                <w:color w:val="274e13"/>
                <w:rtl w:val="0"/>
              </w:rPr>
              <w:t xml:space="preserve">balance</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2AD">
            <w:pPr>
              <w:numPr>
                <w:ilvl w:val="0"/>
                <w:numId w:val="68"/>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menjelaskan adanya perbedaan atau ketidaksesuaian saldo warkat transaksi non-tunai.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AE">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2AF">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Memproses transaksi keuangan tunai bernilai tinggi dan transaksi non-tunai kompleks secara mandiri dengan tingkat ketelitian tinggi.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B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B1">
            <w:pPr>
              <w:numPr>
                <w:ilvl w:val="0"/>
                <w:numId w:val="53"/>
              </w:numPr>
              <w:spacing w:after="120" w:line="240" w:lineRule="auto"/>
              <w:ind w:left="300" w:hanging="360"/>
              <w:rPr/>
            </w:pPr>
            <w:r w:rsidDel="00000000" w:rsidR="00000000" w:rsidRPr="00000000">
              <w:rPr>
                <w:rFonts w:ascii="Calibri" w:cs="Calibri" w:eastAsia="Calibri" w:hAnsi="Calibri"/>
                <w:color w:val="274e13"/>
                <w:rtl w:val="0"/>
              </w:rPr>
              <w:t xml:space="preserve">Mampu memproses transaksi pemindahbukuan massal (</w:t>
            </w:r>
            <w:r w:rsidDel="00000000" w:rsidR="00000000" w:rsidRPr="00000000">
              <w:rPr>
                <w:rFonts w:ascii="Calibri" w:cs="Calibri" w:eastAsia="Calibri" w:hAnsi="Calibri"/>
                <w:i w:val="1"/>
                <w:iCs w:val="1"/>
                <w:color w:val="274e13"/>
                <w:rtl w:val="0"/>
              </w:rPr>
              <w:t xml:space="preserve">payroll/pembayaran gaji</w:t>
            </w:r>
            <w:r w:rsidDel="00000000" w:rsidR="00000000" w:rsidRPr="00000000">
              <w:rPr>
                <w:rFonts w:ascii="Calibri" w:cs="Calibri" w:eastAsia="Calibri" w:hAnsi="Calibri"/>
                <w:color w:val="274e13"/>
                <w:rtl w:val="0"/>
              </w:rPr>
              <w:t xml:space="preserve">) secara tepat dan efisien.</w:t>
            </w:r>
            <w:r w:rsidDel="00000000" w:rsidR="00000000" w:rsidRPr="00000000">
              <w:rPr>
                <w:rtl w:val="0"/>
              </w:rPr>
            </w:r>
          </w:p>
          <w:p w:rsidR="00000000" w:rsidDel="00000000" w:rsidP="00000000" w:rsidRDefault="00000000" w:rsidRPr="00000000" w14:paraId="000002B2">
            <w:pPr>
              <w:numPr>
                <w:ilvl w:val="0"/>
                <w:numId w:val="53"/>
              </w:numPr>
              <w:spacing w:after="120" w:line="240" w:lineRule="auto"/>
              <w:ind w:left="300" w:hanging="360"/>
              <w:rPr/>
            </w:pPr>
            <w:r w:rsidDel="00000000" w:rsidR="00000000" w:rsidRPr="00000000">
              <w:rPr>
                <w:rFonts w:ascii="Calibri" w:cs="Calibri" w:eastAsia="Calibri" w:hAnsi="Calibri"/>
                <w:color w:val="274e13"/>
                <w:rtl w:val="0"/>
              </w:rPr>
              <w:t xml:space="preserve">Mampu menangani transaksi setoran/penarikan tunai jumlah besar sesuai prosedur limit wewenang dan pengawalan kas.</w:t>
            </w:r>
            <w:r w:rsidDel="00000000" w:rsidR="00000000" w:rsidRPr="00000000">
              <w:rPr>
                <w:rtl w:val="0"/>
              </w:rPr>
            </w:r>
          </w:p>
          <w:p w:rsidR="00000000" w:rsidDel="00000000" w:rsidP="00000000" w:rsidRDefault="00000000" w:rsidRPr="00000000" w14:paraId="000002B3">
            <w:pPr>
              <w:numPr>
                <w:ilvl w:val="0"/>
                <w:numId w:val="53"/>
              </w:numPr>
              <w:spacing w:after="120" w:line="240" w:lineRule="auto"/>
              <w:ind w:left="300" w:hanging="360"/>
              <w:rPr/>
            </w:pPr>
            <w:r w:rsidDel="00000000" w:rsidR="00000000" w:rsidRPr="00000000">
              <w:rPr>
                <w:rFonts w:ascii="Calibri" w:cs="Calibri" w:eastAsia="Calibri" w:hAnsi="Calibri"/>
                <w:color w:val="274e13"/>
                <w:rtl w:val="0"/>
              </w:rPr>
              <w:t xml:space="preserve">Mampu memproses koreksi transaksi tunai/non-tunai yang mengalami salah entri secara akurat.</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B4">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2B5">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penyebab selisih kas, mengevaluasi efisiensi transaksi di </w:t>
            </w:r>
            <w:r w:rsidDel="00000000" w:rsidR="00000000" w:rsidRPr="00000000">
              <w:rPr>
                <w:rFonts w:ascii="Calibri" w:cs="Calibri" w:eastAsia="Calibri" w:hAnsi="Calibri"/>
                <w:i w:val="1"/>
                <w:iCs w:val="1"/>
                <w:color w:val="274e13"/>
                <w:rtl w:val="0"/>
              </w:rPr>
              <w:t xml:space="preserve">counter</w:t>
            </w:r>
            <w:r w:rsidDel="00000000" w:rsidR="00000000" w:rsidRPr="00000000">
              <w:rPr>
                <w:rFonts w:ascii="Calibri" w:cs="Calibri" w:eastAsia="Calibri" w:hAnsi="Calibri"/>
                <w:color w:val="274e13"/>
                <w:rtl w:val="0"/>
              </w:rPr>
              <w:t xml:space="preserve"> vs </w:t>
            </w:r>
            <w:r w:rsidDel="00000000" w:rsidR="00000000" w:rsidRPr="00000000">
              <w:rPr>
                <w:rFonts w:ascii="Calibri" w:cs="Calibri" w:eastAsia="Calibri" w:hAnsi="Calibri"/>
                <w:i w:val="1"/>
                <w:iCs w:val="1"/>
                <w:color w:val="274e13"/>
                <w:rtl w:val="0"/>
              </w:rPr>
              <w:t xml:space="preserve">digital channel</w:t>
            </w:r>
            <w:r w:rsidDel="00000000" w:rsidR="00000000" w:rsidRPr="00000000">
              <w:rPr>
                <w:rFonts w:ascii="Calibri" w:cs="Calibri" w:eastAsia="Calibri" w:hAnsi="Calibri"/>
                <w:color w:val="274e13"/>
                <w:rtl w:val="0"/>
              </w:rPr>
              <w:t xml:space="preserve">, serta menangani transaksi mencurigakan.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B6">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B7">
            <w:pPr>
              <w:numPr>
                <w:ilvl w:val="0"/>
                <w:numId w:val="10"/>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akar masalah terjadinya selisih kas fisik </w:t>
            </w:r>
            <w:r w:rsidDel="00000000" w:rsidR="00000000" w:rsidRPr="00000000">
              <w:rPr>
                <w:rFonts w:ascii="Calibri" w:cs="Calibri" w:eastAsia="Calibri" w:hAnsi="Calibri"/>
                <w:i w:val="1"/>
                <w:iCs w:val="1"/>
                <w:color w:val="274e13"/>
                <w:rtl w:val="0"/>
              </w:rPr>
              <w:t xml:space="preserve">teller </w:t>
            </w:r>
            <w:r w:rsidDel="00000000" w:rsidR="00000000" w:rsidRPr="00000000">
              <w:rPr>
                <w:rFonts w:ascii="Calibri" w:cs="Calibri" w:eastAsia="Calibri" w:hAnsi="Calibri"/>
                <w:color w:val="274e13"/>
                <w:rtl w:val="0"/>
              </w:rPr>
              <w:t xml:space="preserve">dan merumuskan langkah penanggulangannya.</w:t>
            </w:r>
            <w:r w:rsidDel="00000000" w:rsidR="00000000" w:rsidRPr="00000000">
              <w:rPr>
                <w:rtl w:val="0"/>
              </w:rPr>
            </w:r>
          </w:p>
          <w:p w:rsidR="00000000" w:rsidDel="00000000" w:rsidP="00000000" w:rsidRDefault="00000000" w:rsidRPr="00000000" w14:paraId="000002B8">
            <w:pPr>
              <w:numPr>
                <w:ilvl w:val="0"/>
                <w:numId w:val="10"/>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menentukan tren pergeseran transaksi tunai nasabah menuju penggunaan layanan transaksi digital.</w:t>
            </w:r>
            <w:r w:rsidDel="00000000" w:rsidR="00000000" w:rsidRPr="00000000">
              <w:rPr>
                <w:rtl w:val="0"/>
              </w:rPr>
            </w:r>
          </w:p>
          <w:p w:rsidR="00000000" w:rsidDel="00000000" w:rsidP="00000000" w:rsidRDefault="00000000" w:rsidRPr="00000000" w14:paraId="000002B9">
            <w:pPr>
              <w:numPr>
                <w:ilvl w:val="0"/>
                <w:numId w:val="10"/>
              </w:numPr>
              <w:spacing w:after="120" w:line="240" w:lineRule="auto"/>
              <w:ind w:left="300" w:hanging="360"/>
              <w:rPr/>
            </w:pPr>
            <w:r w:rsidDel="00000000" w:rsidR="00000000" w:rsidRPr="00000000">
              <w:rPr>
                <w:rFonts w:ascii="Calibri" w:cs="Calibri" w:eastAsia="Calibri" w:hAnsi="Calibri"/>
                <w:color w:val="274e13"/>
                <w:rtl w:val="0"/>
              </w:rPr>
              <w:t xml:space="preserve">Mampu memberikan bantuan penyelesaian transaksi non-tunai bernilai material yang membutuhkan penanganan khusus.</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B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2BB">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strategi efisiensi pengelolaan transaksi tunai dan non-tunai bank, merumuskan standar layanan transaksi, serta mengarahkan migrasi transaksi ke ekosistem </w:t>
            </w:r>
            <w:r w:rsidDel="00000000" w:rsidR="00000000" w:rsidRPr="00000000">
              <w:rPr>
                <w:rFonts w:ascii="Calibri" w:cs="Calibri" w:eastAsia="Calibri" w:hAnsi="Calibri"/>
                <w:i w:val="1"/>
                <w:iCs w:val="1"/>
                <w:color w:val="274e13"/>
                <w:rtl w:val="0"/>
              </w:rPr>
              <w:t xml:space="preserve">cashless</w:t>
            </w:r>
            <w:r w:rsidDel="00000000" w:rsidR="00000000" w:rsidRPr="00000000">
              <w:rPr>
                <w:rFonts w:ascii="Calibri" w:cs="Calibri" w:eastAsia="Calibri" w:hAnsi="Calibri"/>
                <w:color w:val="274e13"/>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BC">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BD">
            <w:pPr>
              <w:numPr>
                <w:ilvl w:val="0"/>
                <w:numId w:val="41"/>
              </w:numPr>
              <w:spacing w:after="120" w:line="240" w:lineRule="auto"/>
              <w:ind w:left="300" w:hanging="360"/>
              <w:rPr/>
            </w:pPr>
            <w:r w:rsidDel="00000000" w:rsidR="00000000" w:rsidRPr="00000000">
              <w:rPr>
                <w:rFonts w:ascii="Calibri" w:cs="Calibri" w:eastAsia="Calibri" w:hAnsi="Calibri"/>
                <w:color w:val="274e13"/>
                <w:rtl w:val="0"/>
              </w:rPr>
              <w:t xml:space="preserve">Mampu merancang strategi pemrosesan transaksi berbasis </w:t>
            </w:r>
            <w:r w:rsidDel="00000000" w:rsidR="00000000" w:rsidRPr="00000000">
              <w:rPr>
                <w:rFonts w:ascii="Calibri" w:cs="Calibri" w:eastAsia="Calibri" w:hAnsi="Calibri"/>
                <w:i w:val="1"/>
                <w:iCs w:val="1"/>
                <w:color w:val="274e13"/>
                <w:rtl w:val="0"/>
              </w:rPr>
              <w:t xml:space="preserve">cashless</w:t>
            </w:r>
            <w:r w:rsidDel="00000000" w:rsidR="00000000" w:rsidRPr="00000000">
              <w:rPr>
                <w:rFonts w:ascii="Calibri" w:cs="Calibri" w:eastAsia="Calibri" w:hAnsi="Calibri"/>
                <w:color w:val="274e13"/>
                <w:rtl w:val="0"/>
              </w:rPr>
              <w:t xml:space="preserve"> yang terintegrasi dengan ekosistem keuangan daerah.</w:t>
            </w:r>
            <w:r w:rsidDel="00000000" w:rsidR="00000000" w:rsidRPr="00000000">
              <w:rPr>
                <w:rtl w:val="0"/>
              </w:rPr>
            </w:r>
          </w:p>
          <w:p w:rsidR="00000000" w:rsidDel="00000000" w:rsidP="00000000" w:rsidRDefault="00000000" w:rsidRPr="00000000" w14:paraId="000002BE">
            <w:pPr>
              <w:numPr>
                <w:ilvl w:val="0"/>
                <w:numId w:val="41"/>
              </w:numPr>
              <w:spacing w:after="120" w:line="240" w:lineRule="auto"/>
              <w:ind w:left="300" w:hanging="360"/>
              <w:rPr/>
            </w:pPr>
            <w:r w:rsidDel="00000000" w:rsidR="00000000" w:rsidRPr="00000000">
              <w:rPr>
                <w:rFonts w:ascii="Calibri" w:cs="Calibri" w:eastAsia="Calibri" w:hAnsi="Calibri"/>
                <w:color w:val="274e13"/>
                <w:rtl w:val="0"/>
              </w:rPr>
              <w:t xml:space="preserve">Mampu merumuskan kebijakan tata kelola risiko transaksi keuangan untuk mencegah potensi kebocoran kas atau kecurangan.</w:t>
            </w:r>
            <w:r w:rsidDel="00000000" w:rsidR="00000000" w:rsidRPr="00000000">
              <w:rPr>
                <w:rtl w:val="0"/>
              </w:rPr>
            </w:r>
          </w:p>
        </w:tc>
      </w:tr>
    </w:tbl>
    <w:p w:rsidR="00000000" w:rsidDel="00000000" w:rsidP="00000000" w:rsidRDefault="00000000" w:rsidRPr="00000000" w14:paraId="000002BF">
      <w:pPr>
        <w:pStyle w:val="Heading2"/>
        <w:spacing w:after="80" w:before="360" w:line="300" w:lineRule="auto"/>
        <w:rPr>
          <w:rFonts w:ascii="Calibri" w:cs="Calibri" w:eastAsia="Calibri" w:hAnsi="Calibri"/>
          <w:color w:val="274e13"/>
          <w:sz w:val="29"/>
          <w:szCs w:val="29"/>
        </w:rPr>
      </w:pPr>
      <w:r w:rsidDel="00000000" w:rsidR="00000000" w:rsidRPr="00000000">
        <w:rPr>
          <w:rtl w:val="0"/>
        </w:rPr>
      </w:r>
    </w:p>
    <w:p w:rsidR="00000000" w:rsidDel="00000000" w:rsidP="00000000" w:rsidRDefault="00000000" w:rsidRPr="00000000" w14:paraId="000002C0">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(SBT-22) Memproses Valuta Asing</w:t>
      </w:r>
    </w:p>
    <w:p w:rsidR="00000000" w:rsidDel="00000000" w:rsidP="00000000" w:rsidRDefault="00000000" w:rsidRPr="00000000" w14:paraId="000002C1">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memproses jual-beli mata uang asing (</w:t>
      </w:r>
      <w:r w:rsidDel="00000000" w:rsidR="00000000" w:rsidRPr="00000000">
        <w:rPr>
          <w:rFonts w:ascii="Calibri" w:cs="Calibri" w:eastAsia="Calibri" w:hAnsi="Calibri"/>
          <w:i w:val="1"/>
          <w:iCs w:val="1"/>
          <w:color w:val="274e13"/>
          <w:rtl w:val="0"/>
        </w:rPr>
        <w:t xml:space="preserve">banknotes</w:t>
      </w:r>
      <w:r w:rsidDel="00000000" w:rsidR="00000000" w:rsidRPr="00000000">
        <w:rPr>
          <w:rFonts w:ascii="Calibri" w:cs="Calibri" w:eastAsia="Calibri" w:hAnsi="Calibri"/>
          <w:color w:val="274e13"/>
          <w:rtl w:val="0"/>
        </w:rPr>
        <w:t xml:space="preserve">), memproses transaksi transfer valas (</w:t>
      </w:r>
      <w:r w:rsidDel="00000000" w:rsidR="00000000" w:rsidRPr="00000000">
        <w:rPr>
          <w:rFonts w:ascii="Calibri" w:cs="Calibri" w:eastAsia="Calibri" w:hAnsi="Calibri"/>
          <w:i w:val="1"/>
          <w:iCs w:val="1"/>
          <w:color w:val="274e13"/>
          <w:rtl w:val="0"/>
        </w:rPr>
        <w:t xml:space="preserve">remittance</w:t>
      </w:r>
      <w:r w:rsidDel="00000000" w:rsidR="00000000" w:rsidRPr="00000000">
        <w:rPr>
          <w:rFonts w:ascii="Calibri" w:cs="Calibri" w:eastAsia="Calibri" w:hAnsi="Calibri"/>
          <w:color w:val="274e13"/>
          <w:rtl w:val="0"/>
        </w:rPr>
        <w:t xml:space="preserve">), mengaplikasikan nilai tukar (</w:t>
      </w:r>
      <w:r w:rsidDel="00000000" w:rsidR="00000000" w:rsidRPr="00000000">
        <w:rPr>
          <w:rFonts w:ascii="Calibri" w:cs="Calibri" w:eastAsia="Calibri" w:hAnsi="Calibri"/>
          <w:i w:val="1"/>
          <w:iCs w:val="1"/>
          <w:color w:val="274e13"/>
          <w:rtl w:val="0"/>
        </w:rPr>
        <w:t xml:space="preserve">kurs</w:t>
      </w:r>
      <w:r w:rsidDel="00000000" w:rsidR="00000000" w:rsidRPr="00000000">
        <w:rPr>
          <w:rFonts w:ascii="Calibri" w:cs="Calibri" w:eastAsia="Calibri" w:hAnsi="Calibri"/>
          <w:color w:val="274e13"/>
          <w:rtl w:val="0"/>
        </w:rPr>
        <w:t xml:space="preserve">), dan memastikan pemenuhan regulasi lalu lintas devisa yang ditetapkan otoritas.</w:t>
      </w:r>
    </w:p>
    <w:tbl>
      <w:tblPr>
        <w:tblStyle w:val="Table22"/>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096"/>
        <w:gridCol w:w="6264"/>
        <w:tblGridChange w:id="0">
          <w:tblGrid>
            <w:gridCol w:w="3096"/>
            <w:gridCol w:w="6264"/>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C2">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2C3">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jenis-jenis mata uang asing utama, bentuk fisik </w:t>
            </w:r>
            <w:r w:rsidDel="00000000" w:rsidR="00000000" w:rsidRPr="00000000">
              <w:rPr>
                <w:rFonts w:ascii="Calibri" w:cs="Calibri" w:eastAsia="Calibri" w:hAnsi="Calibri"/>
                <w:i w:val="1"/>
                <w:iCs w:val="1"/>
                <w:color w:val="274e13"/>
                <w:rtl w:val="0"/>
              </w:rPr>
              <w:t xml:space="preserve">banknotes</w:t>
            </w:r>
            <w:r w:rsidDel="00000000" w:rsidR="00000000" w:rsidRPr="00000000">
              <w:rPr>
                <w:rFonts w:ascii="Calibri" w:cs="Calibri" w:eastAsia="Calibri" w:hAnsi="Calibri"/>
                <w:color w:val="274e13"/>
                <w:rtl w:val="0"/>
              </w:rPr>
              <w:t xml:space="preserve">, dan daftar papan kurs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C4">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C5">
            <w:pPr>
              <w:numPr>
                <w:ilvl w:val="0"/>
                <w:numId w:val="108"/>
              </w:numPr>
              <w:spacing w:after="120" w:line="240" w:lineRule="auto"/>
              <w:ind w:left="300" w:hanging="360"/>
              <w:rPr/>
            </w:pPr>
            <w:r w:rsidDel="00000000" w:rsidR="00000000" w:rsidRPr="00000000">
              <w:rPr>
                <w:rFonts w:ascii="Calibri" w:cs="Calibri" w:eastAsia="Calibri" w:hAnsi="Calibri"/>
                <w:color w:val="274e13"/>
                <w:rtl w:val="0"/>
              </w:rPr>
              <w:t xml:space="preserve">Mampu mengenali dan menyebutkan kelayakan fisik </w:t>
            </w:r>
            <w:r w:rsidDel="00000000" w:rsidR="00000000" w:rsidRPr="00000000">
              <w:rPr>
                <w:rFonts w:ascii="Calibri" w:cs="Calibri" w:eastAsia="Calibri" w:hAnsi="Calibri"/>
                <w:i w:val="1"/>
                <w:iCs w:val="1"/>
                <w:color w:val="274e13"/>
                <w:rtl w:val="0"/>
              </w:rPr>
              <w:t xml:space="preserve">banknotes</w:t>
            </w:r>
            <w:r w:rsidDel="00000000" w:rsidR="00000000" w:rsidRPr="00000000">
              <w:rPr>
                <w:rFonts w:ascii="Calibri" w:cs="Calibri" w:eastAsia="Calibri" w:hAnsi="Calibri"/>
                <w:color w:val="274e13"/>
                <w:rtl w:val="0"/>
              </w:rPr>
              <w:t xml:space="preserve"> mata uang asing utama (USD, SGD, EUR, dll).</w:t>
            </w:r>
            <w:r w:rsidDel="00000000" w:rsidR="00000000" w:rsidRPr="00000000">
              <w:rPr>
                <w:rtl w:val="0"/>
              </w:rPr>
            </w:r>
          </w:p>
          <w:p w:rsidR="00000000" w:rsidDel="00000000" w:rsidP="00000000" w:rsidRDefault="00000000" w:rsidRPr="00000000" w14:paraId="000002C6">
            <w:pPr>
              <w:numPr>
                <w:ilvl w:val="0"/>
                <w:numId w:val="108"/>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menyebutkan informasi nilai tukar jual dan beli pada sistem aplikasi valas bank.</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C7">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2C8">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tata cara konversi nilai tukar, penggunaan aplikasi transfer luar negeri/remitansi, serta syarat dokumen </w:t>
            </w:r>
            <w:r w:rsidDel="00000000" w:rsidR="00000000" w:rsidRPr="00000000">
              <w:rPr>
                <w:rFonts w:ascii="Calibri" w:cs="Calibri" w:eastAsia="Calibri" w:hAnsi="Calibri"/>
                <w:i w:val="1"/>
                <w:iCs w:val="1"/>
                <w:color w:val="274e13"/>
                <w:rtl w:val="0"/>
              </w:rPr>
              <w:t xml:space="preserve">underlying </w:t>
            </w:r>
            <w:r w:rsidDel="00000000" w:rsidR="00000000" w:rsidRPr="00000000">
              <w:rPr>
                <w:rFonts w:ascii="Calibri" w:cs="Calibri" w:eastAsia="Calibri" w:hAnsi="Calibri"/>
                <w:color w:val="274e13"/>
                <w:rtl w:val="0"/>
              </w:rPr>
              <w:t xml:space="preserve">transaksi valas.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C9">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CA">
            <w:pPr>
              <w:numPr>
                <w:ilvl w:val="0"/>
                <w:numId w:val="92"/>
              </w:numPr>
              <w:spacing w:after="120" w:line="240" w:lineRule="auto"/>
              <w:ind w:left="300" w:hanging="360"/>
              <w:rPr/>
            </w:pPr>
            <w:r w:rsidDel="00000000" w:rsidR="00000000" w:rsidRPr="00000000">
              <w:rPr>
                <w:rFonts w:ascii="Calibri" w:cs="Calibri" w:eastAsia="Calibri" w:hAnsi="Calibri"/>
                <w:color w:val="274e13"/>
                <w:rtl w:val="0"/>
              </w:rPr>
              <w:t xml:space="preserve">Mampu menjelaskan prosedur transaksi penukaran </w:t>
            </w:r>
            <w:r w:rsidDel="00000000" w:rsidR="00000000" w:rsidRPr="00000000">
              <w:rPr>
                <w:rFonts w:ascii="Calibri" w:cs="Calibri" w:eastAsia="Calibri" w:hAnsi="Calibri"/>
                <w:i w:val="1"/>
                <w:iCs w:val="1"/>
                <w:color w:val="274e13"/>
                <w:rtl w:val="0"/>
              </w:rPr>
              <w:t xml:space="preserve">banknotes</w:t>
            </w:r>
            <w:r w:rsidDel="00000000" w:rsidR="00000000" w:rsidRPr="00000000">
              <w:rPr>
                <w:rFonts w:ascii="Calibri" w:cs="Calibri" w:eastAsia="Calibri" w:hAnsi="Calibri"/>
                <w:color w:val="274e13"/>
                <w:rtl w:val="0"/>
              </w:rPr>
              <w:t xml:space="preserve"> dan pengiriman uang valas.</w:t>
            </w:r>
            <w:r w:rsidDel="00000000" w:rsidR="00000000" w:rsidRPr="00000000">
              <w:rPr>
                <w:rtl w:val="0"/>
              </w:rPr>
            </w:r>
          </w:p>
          <w:p w:rsidR="00000000" w:rsidDel="00000000" w:rsidP="00000000" w:rsidRDefault="00000000" w:rsidRPr="00000000" w14:paraId="000002CB">
            <w:pPr>
              <w:numPr>
                <w:ilvl w:val="0"/>
                <w:numId w:val="92"/>
              </w:numPr>
              <w:spacing w:after="120" w:line="240" w:lineRule="auto"/>
              <w:ind w:left="300" w:hanging="360"/>
              <w:rPr/>
            </w:pPr>
            <w:r w:rsidDel="00000000" w:rsidR="00000000" w:rsidRPr="00000000">
              <w:rPr>
                <w:rFonts w:ascii="Calibri" w:cs="Calibri" w:eastAsia="Calibri" w:hAnsi="Calibri"/>
                <w:color w:val="274e13"/>
                <w:rtl w:val="0"/>
              </w:rPr>
              <w:t xml:space="preserve">Mampu memeriksa kelengkapan dokumen pendukung (</w:t>
            </w:r>
            <w:r w:rsidDel="00000000" w:rsidR="00000000" w:rsidRPr="00000000">
              <w:rPr>
                <w:rFonts w:ascii="Calibri" w:cs="Calibri" w:eastAsia="Calibri" w:hAnsi="Calibri"/>
                <w:i w:val="1"/>
                <w:iCs w:val="1"/>
                <w:color w:val="274e13"/>
                <w:rtl w:val="0"/>
              </w:rPr>
              <w:t xml:space="preserve">underlying document</w:t>
            </w:r>
            <w:r w:rsidDel="00000000" w:rsidR="00000000" w:rsidRPr="00000000">
              <w:rPr>
                <w:rFonts w:ascii="Calibri" w:cs="Calibri" w:eastAsia="Calibri" w:hAnsi="Calibri"/>
                <w:color w:val="274e13"/>
                <w:rtl w:val="0"/>
              </w:rPr>
              <w:t xml:space="preserve">) untuk transaksi pembelian valas di atas ambang batas (</w:t>
            </w:r>
            <w:r w:rsidDel="00000000" w:rsidR="00000000" w:rsidRPr="00000000">
              <w:rPr>
                <w:rFonts w:ascii="Calibri" w:cs="Calibri" w:eastAsia="Calibri" w:hAnsi="Calibri"/>
                <w:i w:val="1"/>
                <w:iCs w:val="1"/>
                <w:color w:val="274e13"/>
                <w:rtl w:val="0"/>
              </w:rPr>
              <w:t xml:space="preserve">threshold</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2CC">
            <w:pPr>
              <w:numPr>
                <w:ilvl w:val="0"/>
                <w:numId w:val="92"/>
              </w:numPr>
              <w:spacing w:after="120" w:line="240" w:lineRule="auto"/>
              <w:ind w:left="300" w:hanging="360"/>
              <w:rPr/>
            </w:pPr>
            <w:r w:rsidDel="00000000" w:rsidR="00000000" w:rsidRPr="00000000">
              <w:rPr>
                <w:rFonts w:ascii="Calibri" w:cs="Calibri" w:eastAsia="Calibri" w:hAnsi="Calibri"/>
                <w:color w:val="274e13"/>
                <w:rtl w:val="0"/>
              </w:rPr>
              <w:t xml:space="preserve">Mampu menghitung hasil konversi transaksi valas ke rupiah menggunakan kurs yang berlaku secara akurat.</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CD">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2CE">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Memproses pembelian/penjualan valas, mengeksekusi instruksi </w:t>
            </w:r>
            <w:r w:rsidDel="00000000" w:rsidR="00000000" w:rsidRPr="00000000">
              <w:rPr>
                <w:rFonts w:ascii="Calibri" w:cs="Calibri" w:eastAsia="Calibri" w:hAnsi="Calibri"/>
                <w:i w:val="1"/>
                <w:iCs w:val="1"/>
                <w:color w:val="274e13"/>
                <w:rtl w:val="0"/>
              </w:rPr>
              <w:t xml:space="preserve">remittance</w:t>
            </w:r>
            <w:r w:rsidDel="00000000" w:rsidR="00000000" w:rsidRPr="00000000">
              <w:rPr>
                <w:rFonts w:ascii="Calibri" w:cs="Calibri" w:eastAsia="Calibri" w:hAnsi="Calibri"/>
                <w:color w:val="274e13"/>
                <w:rtl w:val="0"/>
              </w:rPr>
              <w:t xml:space="preserve"> melalui jaringan </w:t>
            </w:r>
            <w:r w:rsidDel="00000000" w:rsidR="00000000" w:rsidRPr="00000000">
              <w:rPr>
                <w:rFonts w:ascii="Calibri" w:cs="Calibri" w:eastAsia="Calibri" w:hAnsi="Calibri"/>
                <w:i w:val="1"/>
                <w:iCs w:val="1"/>
                <w:color w:val="274e13"/>
                <w:rtl w:val="0"/>
              </w:rPr>
              <w:t xml:space="preserve">Swift</w:t>
            </w:r>
            <w:r w:rsidDel="00000000" w:rsidR="00000000" w:rsidRPr="00000000">
              <w:rPr>
                <w:rFonts w:ascii="Calibri" w:cs="Calibri" w:eastAsia="Calibri" w:hAnsi="Calibri"/>
                <w:color w:val="274e13"/>
                <w:rtl w:val="0"/>
              </w:rPr>
              <w:t xml:space="preserve">/mitra, dan memantau kewajiban pelaporan lalu lintas devisa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CF">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D0">
            <w:pPr>
              <w:numPr>
                <w:ilvl w:val="0"/>
                <w:numId w:val="88"/>
              </w:numPr>
              <w:spacing w:after="120" w:line="240" w:lineRule="auto"/>
              <w:ind w:left="300" w:hanging="360"/>
              <w:rPr/>
            </w:pPr>
            <w:r w:rsidDel="00000000" w:rsidR="00000000" w:rsidRPr="00000000">
              <w:rPr>
                <w:rFonts w:ascii="Calibri" w:cs="Calibri" w:eastAsia="Calibri" w:hAnsi="Calibri"/>
                <w:color w:val="274e13"/>
                <w:rtl w:val="0"/>
              </w:rPr>
              <w:t xml:space="preserve">Mampu memproses pengiriman uang ke luar negeri (</w:t>
            </w:r>
            <w:r w:rsidDel="00000000" w:rsidR="00000000" w:rsidRPr="00000000">
              <w:rPr>
                <w:rFonts w:ascii="Calibri" w:cs="Calibri" w:eastAsia="Calibri" w:hAnsi="Calibri"/>
                <w:i w:val="1"/>
                <w:iCs w:val="1"/>
                <w:color w:val="274e13"/>
                <w:rtl w:val="0"/>
              </w:rPr>
              <w:t xml:space="preserve">outgoing remittance</w:t>
            </w:r>
            <w:r w:rsidDel="00000000" w:rsidR="00000000" w:rsidRPr="00000000">
              <w:rPr>
                <w:rFonts w:ascii="Calibri" w:cs="Calibri" w:eastAsia="Calibri" w:hAnsi="Calibri"/>
                <w:color w:val="274e13"/>
                <w:rtl w:val="0"/>
              </w:rPr>
              <w:t xml:space="preserve">) melalui aplikasi transfer valas secara presisi.</w:t>
            </w:r>
            <w:r w:rsidDel="00000000" w:rsidR="00000000" w:rsidRPr="00000000">
              <w:rPr>
                <w:rtl w:val="0"/>
              </w:rPr>
            </w:r>
          </w:p>
          <w:p w:rsidR="00000000" w:rsidDel="00000000" w:rsidP="00000000" w:rsidRDefault="00000000" w:rsidRPr="00000000" w14:paraId="000002D1">
            <w:pPr>
              <w:numPr>
                <w:ilvl w:val="0"/>
                <w:numId w:val="88"/>
              </w:numPr>
              <w:spacing w:after="120" w:line="240" w:lineRule="auto"/>
              <w:ind w:left="300" w:hanging="360"/>
              <w:rPr/>
            </w:pPr>
            <w:r w:rsidDel="00000000" w:rsidR="00000000" w:rsidRPr="00000000">
              <w:rPr>
                <w:rFonts w:ascii="Calibri" w:cs="Calibri" w:eastAsia="Calibri" w:hAnsi="Calibri"/>
                <w:color w:val="274e13"/>
                <w:rtl w:val="0"/>
              </w:rPr>
              <w:t xml:space="preserve">Mampu mengelola ketersediaan stok </w:t>
            </w:r>
            <w:r w:rsidDel="00000000" w:rsidR="00000000" w:rsidRPr="00000000">
              <w:rPr>
                <w:rFonts w:ascii="Calibri" w:cs="Calibri" w:eastAsia="Calibri" w:hAnsi="Calibri"/>
                <w:i w:val="1"/>
                <w:iCs w:val="1"/>
                <w:color w:val="274e13"/>
                <w:rtl w:val="0"/>
              </w:rPr>
              <w:t xml:space="preserve">banknotes</w:t>
            </w:r>
            <w:r w:rsidDel="00000000" w:rsidR="00000000" w:rsidRPr="00000000">
              <w:rPr>
                <w:rFonts w:ascii="Calibri" w:cs="Calibri" w:eastAsia="Calibri" w:hAnsi="Calibri"/>
                <w:color w:val="274e13"/>
                <w:rtl w:val="0"/>
              </w:rPr>
              <w:t xml:space="preserve"> valas di jaringan kantor sesuai proyeksi kebutuhan nasabah.</w:t>
            </w:r>
            <w:r w:rsidDel="00000000" w:rsidR="00000000" w:rsidRPr="00000000">
              <w:rPr>
                <w:rtl w:val="0"/>
              </w:rPr>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D2">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2D3">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keabsahan dokumen </w:t>
            </w:r>
            <w:r w:rsidDel="00000000" w:rsidR="00000000" w:rsidRPr="00000000">
              <w:rPr>
                <w:rFonts w:ascii="Calibri" w:cs="Calibri" w:eastAsia="Calibri" w:hAnsi="Calibri"/>
                <w:i w:val="1"/>
                <w:iCs w:val="1"/>
                <w:color w:val="274e13"/>
                <w:rtl w:val="0"/>
              </w:rPr>
              <w:t xml:space="preserve">underlying</w:t>
            </w:r>
            <w:r w:rsidDel="00000000" w:rsidR="00000000" w:rsidRPr="00000000">
              <w:rPr>
                <w:rFonts w:ascii="Calibri" w:cs="Calibri" w:eastAsia="Calibri" w:hAnsi="Calibri"/>
                <w:color w:val="274e13"/>
                <w:rtl w:val="0"/>
              </w:rPr>
              <w:t xml:space="preserve"> valas yang rumit, mengevaluasi posisi selisih nilai tukar, dan mengatasi kendala jaringan transfer internasional.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D4">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D5">
            <w:pPr>
              <w:numPr>
                <w:ilvl w:val="0"/>
                <w:numId w:val="61"/>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keabsahan dan kewajaran dokumen </w:t>
            </w:r>
            <w:r w:rsidDel="00000000" w:rsidR="00000000" w:rsidRPr="00000000">
              <w:rPr>
                <w:rFonts w:ascii="Calibri" w:cs="Calibri" w:eastAsia="Calibri" w:hAnsi="Calibri"/>
                <w:i w:val="1"/>
                <w:iCs w:val="1"/>
                <w:color w:val="274e13"/>
                <w:rtl w:val="0"/>
              </w:rPr>
              <w:t xml:space="preserve">underlying</w:t>
            </w:r>
            <w:r w:rsidDel="00000000" w:rsidR="00000000" w:rsidRPr="00000000">
              <w:rPr>
                <w:rFonts w:ascii="Calibri" w:cs="Calibri" w:eastAsia="Calibri" w:hAnsi="Calibri"/>
                <w:color w:val="274e13"/>
                <w:rtl w:val="0"/>
              </w:rPr>
              <w:t xml:space="preserve"> pada transaksi valas bernilai besar.</w:t>
            </w:r>
            <w:r w:rsidDel="00000000" w:rsidR="00000000" w:rsidRPr="00000000">
              <w:rPr>
                <w:rtl w:val="0"/>
              </w:rPr>
            </w:r>
          </w:p>
          <w:p w:rsidR="00000000" w:rsidDel="00000000" w:rsidP="00000000" w:rsidRDefault="00000000" w:rsidRPr="00000000" w14:paraId="000002D6">
            <w:pPr>
              <w:numPr>
                <w:ilvl w:val="0"/>
                <w:numId w:val="61"/>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kendala tertahannya dana remitansi pada bank koresponden (</w:t>
            </w:r>
            <w:r w:rsidDel="00000000" w:rsidR="00000000" w:rsidRPr="00000000">
              <w:rPr>
                <w:rFonts w:ascii="Calibri" w:cs="Calibri" w:eastAsia="Calibri" w:hAnsi="Calibri"/>
                <w:i w:val="1"/>
                <w:iCs w:val="1"/>
                <w:color w:val="274e13"/>
                <w:rtl w:val="0"/>
              </w:rPr>
              <w:t xml:space="preserve">correspondent bank</w:t>
            </w:r>
            <w:r w:rsidDel="00000000" w:rsidR="00000000" w:rsidRPr="00000000">
              <w:rPr>
                <w:rFonts w:ascii="Calibri" w:cs="Calibri" w:eastAsia="Calibri" w:hAnsi="Calibri"/>
                <w:color w:val="274e13"/>
                <w:rtl w:val="0"/>
              </w:rPr>
              <w:t xml:space="preserve">) dan mengupayakan solusinya.</w:t>
            </w:r>
            <w:r w:rsidDel="00000000" w:rsidR="00000000" w:rsidRPr="00000000">
              <w:rPr>
                <w:rtl w:val="0"/>
              </w:rPr>
            </w:r>
          </w:p>
          <w:p w:rsidR="00000000" w:rsidDel="00000000" w:rsidP="00000000" w:rsidRDefault="00000000" w:rsidRPr="00000000" w14:paraId="000002D7">
            <w:pPr>
              <w:numPr>
                <w:ilvl w:val="0"/>
                <w:numId w:val="61"/>
              </w:numPr>
              <w:spacing w:after="120" w:line="240" w:lineRule="auto"/>
              <w:ind w:left="300" w:hanging="360"/>
              <w:rPr/>
            </w:pPr>
            <w:r w:rsidDel="00000000" w:rsidR="00000000" w:rsidRPr="00000000">
              <w:rPr>
                <w:rFonts w:ascii="Calibri" w:cs="Calibri" w:eastAsia="Calibri" w:hAnsi="Calibri"/>
                <w:color w:val="274e13"/>
                <w:rtl w:val="0"/>
              </w:rPr>
              <w:t xml:space="preserve">Mampu membimbing tim operasional dalam penanganan transaksi valas yang memerlukan kurs khusus (</w:t>
            </w:r>
            <w:r w:rsidDel="00000000" w:rsidR="00000000" w:rsidRPr="00000000">
              <w:rPr>
                <w:rFonts w:ascii="Calibri" w:cs="Calibri" w:eastAsia="Calibri" w:hAnsi="Calibri"/>
                <w:i w:val="1"/>
                <w:iCs w:val="1"/>
                <w:color w:val="274e13"/>
                <w:rtl w:val="0"/>
              </w:rPr>
              <w:t xml:space="preserve">special rate</w:t>
            </w:r>
            <w:r w:rsidDel="00000000" w:rsidR="00000000" w:rsidRPr="00000000">
              <w:rPr>
                <w:rFonts w:ascii="Calibri" w:cs="Calibri" w:eastAsia="Calibri" w:hAnsi="Calibri"/>
                <w:color w:val="274e13"/>
                <w:rtl w:val="0"/>
              </w:rPr>
              <w:t xml:space="preserv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D8">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2D9">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strategi pengembangan layanan operasional valuta asing terintegrasi, merumuskan tata kelola risiko nilai tukar pada operasional, serta memperluas jaringan hubungan bank koresponden.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D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DB">
            <w:pPr>
              <w:numPr>
                <w:ilvl w:val="0"/>
                <w:numId w:val="66"/>
              </w:numPr>
              <w:spacing w:after="120" w:line="240" w:lineRule="auto"/>
              <w:ind w:left="300" w:hanging="360"/>
              <w:rPr/>
            </w:pPr>
            <w:r w:rsidDel="00000000" w:rsidR="00000000" w:rsidRPr="00000000">
              <w:rPr>
                <w:rFonts w:ascii="Calibri" w:cs="Calibri" w:eastAsia="Calibri" w:hAnsi="Calibri"/>
                <w:color w:val="274e13"/>
                <w:rtl w:val="0"/>
              </w:rPr>
              <w:t xml:space="preserve">Mampu merancang model bisnis layanan valas berbasis digital yang kompetitif dan mematuhi aturan Bank Indonesia.</w:t>
            </w:r>
            <w:r w:rsidDel="00000000" w:rsidR="00000000" w:rsidRPr="00000000">
              <w:rPr>
                <w:rtl w:val="0"/>
              </w:rPr>
            </w:r>
          </w:p>
          <w:p w:rsidR="00000000" w:rsidDel="00000000" w:rsidP="00000000" w:rsidRDefault="00000000" w:rsidRPr="00000000" w14:paraId="000002DC">
            <w:pPr>
              <w:numPr>
                <w:ilvl w:val="0"/>
                <w:numId w:val="66"/>
              </w:numPr>
              <w:spacing w:after="120" w:line="240" w:lineRule="auto"/>
              <w:ind w:left="300" w:hanging="360"/>
              <w:rPr/>
            </w:pPr>
            <w:r w:rsidDel="00000000" w:rsidR="00000000" w:rsidRPr="00000000">
              <w:rPr>
                <w:rFonts w:ascii="Calibri" w:cs="Calibri" w:eastAsia="Calibri" w:hAnsi="Calibri"/>
                <w:color w:val="274e13"/>
                <w:rtl w:val="0"/>
              </w:rPr>
              <w:t xml:space="preserve">Mampu merumuskan kebijakan manajemen risiko operasional valas untuk mengantisipasi gejolak fluktuasi nilai tukar.</w:t>
            </w:r>
            <w:r w:rsidDel="00000000" w:rsidR="00000000" w:rsidRPr="00000000">
              <w:rPr>
                <w:rtl w:val="0"/>
              </w:rPr>
            </w:r>
          </w:p>
          <w:p w:rsidR="00000000" w:rsidDel="00000000" w:rsidP="00000000" w:rsidRDefault="00000000" w:rsidRPr="00000000" w14:paraId="000002DD">
            <w:pPr>
              <w:numPr>
                <w:ilvl w:val="0"/>
                <w:numId w:val="66"/>
              </w:numPr>
              <w:spacing w:after="120" w:line="240" w:lineRule="auto"/>
              <w:ind w:left="300" w:hanging="360"/>
              <w:rPr/>
            </w:pPr>
            <w:r w:rsidDel="00000000" w:rsidR="00000000" w:rsidRPr="00000000">
              <w:rPr>
                <w:rFonts w:ascii="Calibri" w:cs="Calibri" w:eastAsia="Calibri" w:hAnsi="Calibri"/>
                <w:color w:val="274e13"/>
                <w:rtl w:val="0"/>
              </w:rPr>
              <w:t xml:space="preserve">Mampu mengevaluasi efektivitas kerja sama operasional dengan bank koresponden internasional.</w:t>
            </w:r>
            <w:r w:rsidDel="00000000" w:rsidR="00000000" w:rsidRPr="00000000">
              <w:rPr>
                <w:rtl w:val="0"/>
              </w:rPr>
            </w:r>
          </w:p>
        </w:tc>
      </w:tr>
    </w:tbl>
    <w:p w:rsidR="00000000" w:rsidDel="00000000" w:rsidP="00000000" w:rsidRDefault="00000000" w:rsidRPr="00000000" w14:paraId="000002DE">
      <w:pPr>
        <w:pStyle w:val="Heading2"/>
        <w:spacing w:after="80" w:before="360" w:line="300" w:lineRule="auto"/>
        <w:rPr>
          <w:rFonts w:ascii="Calibri" w:cs="Calibri" w:eastAsia="Calibri" w:hAnsi="Calibri"/>
          <w:color w:val="274e13"/>
          <w:sz w:val="16"/>
          <w:szCs w:val="16"/>
        </w:rPr>
      </w:pPr>
      <w:r w:rsidDel="00000000" w:rsidR="00000000" w:rsidRPr="00000000">
        <w:rPr>
          <w:rtl w:val="0"/>
        </w:rPr>
      </w:r>
    </w:p>
    <w:p w:rsidR="00000000" w:rsidDel="00000000" w:rsidP="00000000" w:rsidRDefault="00000000" w:rsidRPr="00000000" w14:paraId="000002DF">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(SBT-23) Menangani Pengaduan Nasabah</w:t>
      </w:r>
    </w:p>
    <w:p w:rsidR="00000000" w:rsidDel="00000000" w:rsidP="00000000" w:rsidRDefault="00000000" w:rsidRPr="00000000" w14:paraId="000002E0">
      <w:pPr>
        <w:spacing w:after="200" w:line="276"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menerima, mencatat, menganalisis, menindaklanjuti, dan menyelesaikan keluhan serta pengaduan nasabah terkait produk dan layanan perbankan (termasuk keluhan transaksi digital) sesuai dengan standar Perlindungan Konsumen OJK.</w:t>
      </w:r>
    </w:p>
    <w:tbl>
      <w:tblPr>
        <w:tblStyle w:val="Table23"/>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0"/>
        <w:gridCol w:w="6200"/>
        <w:tblGridChange w:id="0">
          <w:tblGrid>
            <w:gridCol w:w="3160"/>
            <w:gridCol w:w="620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E1">
            <w:pPr>
              <w:spacing w:after="10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2E2">
            <w:pPr>
              <w:spacing w:after="10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alur penerimaan keluhan nasabah, empati dasar dalam berkomunikasi, dan cara memasukkan data pengaduan ke dalam sistem aplikasi </w:t>
            </w:r>
            <w:r w:rsidDel="00000000" w:rsidR="00000000" w:rsidRPr="00000000">
              <w:rPr>
                <w:rFonts w:ascii="Calibri" w:cs="Calibri" w:eastAsia="Calibri" w:hAnsi="Calibri"/>
                <w:i w:val="1"/>
                <w:iCs w:val="1"/>
                <w:color w:val="274e13"/>
                <w:rtl w:val="0"/>
              </w:rPr>
              <w:t xml:space="preserve">ticketing</w:t>
            </w:r>
            <w:r w:rsidDel="00000000" w:rsidR="00000000" w:rsidRPr="00000000">
              <w:rPr>
                <w:rFonts w:ascii="Calibri" w:cs="Calibri" w:eastAsia="Calibri" w:hAnsi="Calibri"/>
                <w:color w:val="274e13"/>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E3">
            <w:pPr>
              <w:spacing w:after="10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E4">
            <w:pPr>
              <w:numPr>
                <w:ilvl w:val="0"/>
                <w:numId w:val="103"/>
              </w:numPr>
              <w:spacing w:after="100" w:line="240" w:lineRule="auto"/>
              <w:ind w:left="300" w:hanging="360"/>
              <w:rPr/>
            </w:pPr>
            <w:r w:rsidDel="00000000" w:rsidR="00000000" w:rsidRPr="00000000">
              <w:rPr>
                <w:rFonts w:ascii="Calibri" w:cs="Calibri" w:eastAsia="Calibri" w:hAnsi="Calibri"/>
                <w:color w:val="274e13"/>
                <w:rtl w:val="0"/>
              </w:rPr>
              <w:t xml:space="preserve">Mampu mendengarkan keluhan nasabah dengan sikap empati, sopan, dan profesional.</w:t>
            </w:r>
            <w:r w:rsidDel="00000000" w:rsidR="00000000" w:rsidRPr="00000000">
              <w:rPr>
                <w:rtl w:val="0"/>
              </w:rPr>
            </w:r>
          </w:p>
          <w:p w:rsidR="00000000" w:rsidDel="00000000" w:rsidP="00000000" w:rsidRDefault="00000000" w:rsidRPr="00000000" w14:paraId="000002E5">
            <w:pPr>
              <w:numPr>
                <w:ilvl w:val="0"/>
                <w:numId w:val="103"/>
              </w:numPr>
              <w:spacing w:after="100" w:line="240" w:lineRule="auto"/>
              <w:ind w:left="300" w:hanging="360"/>
              <w:rPr/>
            </w:pPr>
            <w:r w:rsidDel="00000000" w:rsidR="00000000" w:rsidRPr="00000000">
              <w:rPr>
                <w:rFonts w:ascii="Calibri" w:cs="Calibri" w:eastAsia="Calibri" w:hAnsi="Calibri"/>
                <w:color w:val="274e13"/>
                <w:rtl w:val="0"/>
              </w:rPr>
              <w:t xml:space="preserve">Mampu mencatat rincian kronologi pengaduan nasabah secara jelas ke dalam aplikasi penanganan pengaduan.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E6">
            <w:pPr>
              <w:spacing w:after="10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2E7">
            <w:pPr>
              <w:spacing w:after="10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pengkategorian jenis keluhan (finansial/non-finansial), batas waktu penyelesaian (</w:t>
            </w:r>
            <w:r w:rsidDel="00000000" w:rsidR="00000000" w:rsidRPr="00000000">
              <w:rPr>
                <w:rFonts w:ascii="Calibri" w:cs="Calibri" w:eastAsia="Calibri" w:hAnsi="Calibri"/>
                <w:i w:val="1"/>
                <w:iCs w:val="1"/>
                <w:color w:val="274e13"/>
                <w:rtl w:val="0"/>
              </w:rPr>
              <w:t xml:space="preserve">Service Level Agreement/ SLA</w:t>
            </w:r>
            <w:r w:rsidDel="00000000" w:rsidR="00000000" w:rsidRPr="00000000">
              <w:rPr>
                <w:rFonts w:ascii="Calibri" w:cs="Calibri" w:eastAsia="Calibri" w:hAnsi="Calibri"/>
                <w:color w:val="274e13"/>
                <w:rtl w:val="0"/>
              </w:rPr>
              <w:t xml:space="preserve">), dan cara melakukan investigasi awal.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E8">
            <w:pPr>
              <w:spacing w:after="10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E9">
            <w:pPr>
              <w:numPr>
                <w:ilvl w:val="0"/>
                <w:numId w:val="32"/>
              </w:numPr>
              <w:spacing w:after="100" w:line="240" w:lineRule="auto"/>
              <w:ind w:left="300" w:hanging="360"/>
              <w:rPr/>
            </w:pPr>
            <w:r w:rsidDel="00000000" w:rsidR="00000000" w:rsidRPr="00000000">
              <w:rPr>
                <w:rFonts w:ascii="Calibri" w:cs="Calibri" w:eastAsia="Calibri" w:hAnsi="Calibri"/>
                <w:color w:val="274e13"/>
                <w:rtl w:val="0"/>
              </w:rPr>
              <w:t xml:space="preserve">Mampu menjelaskan alur penyelesaian dan SLA penanganan keluhan kepada nasabah dengan ramah.</w:t>
            </w:r>
            <w:r w:rsidDel="00000000" w:rsidR="00000000" w:rsidRPr="00000000">
              <w:rPr>
                <w:rtl w:val="0"/>
              </w:rPr>
            </w:r>
          </w:p>
          <w:p w:rsidR="00000000" w:rsidDel="00000000" w:rsidP="00000000" w:rsidRDefault="00000000" w:rsidRPr="00000000" w14:paraId="000002EA">
            <w:pPr>
              <w:numPr>
                <w:ilvl w:val="0"/>
                <w:numId w:val="32"/>
              </w:numPr>
              <w:spacing w:after="100" w:line="240" w:lineRule="auto"/>
              <w:ind w:left="300" w:hanging="360"/>
              <w:rPr/>
            </w:pPr>
            <w:r w:rsidDel="00000000" w:rsidR="00000000" w:rsidRPr="00000000">
              <w:rPr>
                <w:rFonts w:ascii="Calibri" w:cs="Calibri" w:eastAsia="Calibri" w:hAnsi="Calibri"/>
                <w:color w:val="274e13"/>
                <w:rtl w:val="0"/>
              </w:rPr>
              <w:t xml:space="preserve">Mampu memeriksa data histori transaksi nasabah pada sistem untuk memverifikasi kebenaran pengaduan.</w:t>
            </w:r>
            <w:r w:rsidDel="00000000" w:rsidR="00000000" w:rsidRPr="00000000">
              <w:rPr>
                <w:rtl w:val="0"/>
              </w:rPr>
            </w:r>
          </w:p>
          <w:p w:rsidR="00000000" w:rsidDel="00000000" w:rsidP="00000000" w:rsidRDefault="00000000" w:rsidRPr="00000000" w14:paraId="000002EB">
            <w:pPr>
              <w:numPr>
                <w:ilvl w:val="0"/>
                <w:numId w:val="32"/>
              </w:numPr>
              <w:spacing w:after="100" w:line="240" w:lineRule="auto"/>
              <w:ind w:left="300" w:hanging="360"/>
              <w:rPr/>
            </w:pPr>
            <w:r w:rsidDel="00000000" w:rsidR="00000000" w:rsidRPr="00000000">
              <w:rPr>
                <w:rFonts w:ascii="Calibri" w:cs="Calibri" w:eastAsia="Calibri" w:hAnsi="Calibri"/>
                <w:color w:val="274e13"/>
                <w:rtl w:val="0"/>
              </w:rPr>
              <w:t xml:space="preserve">Mampu menyampaikan tanggapan awal penyelesaian pengaduan secara terstruktur baik lisan maupun tertulis.</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EC">
            <w:pPr>
              <w:spacing w:after="10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2ED">
            <w:pPr>
              <w:spacing w:after="10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dan menyelesaikan pengaduan nasabah tingkat menengah secara mandiri, berkoordinasi dengan unit kerja teknis, dan mengelola penyelesaian klaim finansial.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EE">
            <w:pPr>
              <w:spacing w:after="10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EF">
            <w:pPr>
              <w:numPr>
                <w:ilvl w:val="0"/>
                <w:numId w:val="48"/>
              </w:numPr>
              <w:spacing w:after="100" w:line="240" w:lineRule="auto"/>
              <w:ind w:left="300" w:hanging="360"/>
              <w:rPr/>
            </w:pPr>
            <w:r w:rsidDel="00000000" w:rsidR="00000000" w:rsidRPr="00000000">
              <w:rPr>
                <w:rFonts w:ascii="Calibri" w:cs="Calibri" w:eastAsia="Calibri" w:hAnsi="Calibri"/>
                <w:color w:val="274e13"/>
                <w:rtl w:val="0"/>
              </w:rPr>
              <w:t xml:space="preserve">Mampu menginvestigasi kasus pengaduan nasabah terkait kegagalan transaksi digital (ATM, </w:t>
            </w:r>
            <w:r w:rsidDel="00000000" w:rsidR="00000000" w:rsidRPr="00000000">
              <w:rPr>
                <w:rFonts w:ascii="Calibri" w:cs="Calibri" w:eastAsia="Calibri" w:hAnsi="Calibri"/>
                <w:i w:val="1"/>
                <w:iCs w:val="1"/>
                <w:color w:val="274e13"/>
                <w:rtl w:val="0"/>
              </w:rPr>
              <w:t xml:space="preserve">Mobile Banking</w:t>
            </w:r>
            <w:r w:rsidDel="00000000" w:rsidR="00000000" w:rsidRPr="00000000">
              <w:rPr>
                <w:rFonts w:ascii="Calibri" w:cs="Calibri" w:eastAsia="Calibri" w:hAnsi="Calibri"/>
                <w:color w:val="274e13"/>
                <w:rtl w:val="0"/>
              </w:rPr>
              <w:t xml:space="preserve">, QRIS) secara mandiri.</w:t>
            </w:r>
            <w:r w:rsidDel="00000000" w:rsidR="00000000" w:rsidRPr="00000000">
              <w:rPr>
                <w:rtl w:val="0"/>
              </w:rPr>
            </w:r>
          </w:p>
          <w:p w:rsidR="00000000" w:rsidDel="00000000" w:rsidP="00000000" w:rsidRDefault="00000000" w:rsidRPr="00000000" w14:paraId="000002F0">
            <w:pPr>
              <w:numPr>
                <w:ilvl w:val="0"/>
                <w:numId w:val="48"/>
              </w:numPr>
              <w:spacing w:after="100" w:line="240" w:lineRule="auto"/>
              <w:ind w:left="300" w:hanging="360"/>
              <w:rPr/>
            </w:pPr>
            <w:r w:rsidDel="00000000" w:rsidR="00000000" w:rsidRPr="00000000">
              <w:rPr>
                <w:rFonts w:ascii="Calibri" w:cs="Calibri" w:eastAsia="Calibri" w:hAnsi="Calibri"/>
                <w:color w:val="274e13"/>
                <w:rtl w:val="0"/>
              </w:rPr>
              <w:t xml:space="preserve">Mampu memproses pengembalian dana (</w:t>
            </w:r>
            <w:r w:rsidDel="00000000" w:rsidR="00000000" w:rsidRPr="00000000">
              <w:rPr>
                <w:rFonts w:ascii="Calibri" w:cs="Calibri" w:eastAsia="Calibri" w:hAnsi="Calibri"/>
                <w:i w:val="1"/>
                <w:iCs w:val="1"/>
                <w:color w:val="274e13"/>
                <w:rtl w:val="0"/>
              </w:rPr>
              <w:t xml:space="preserve">refund/ chargeback</w:t>
            </w:r>
            <w:r w:rsidDel="00000000" w:rsidR="00000000" w:rsidRPr="00000000">
              <w:rPr>
                <w:rFonts w:ascii="Calibri" w:cs="Calibri" w:eastAsia="Calibri" w:hAnsi="Calibri"/>
                <w:color w:val="274e13"/>
                <w:rtl w:val="0"/>
              </w:rPr>
              <w:t xml:space="preserve">) transaksi nasabah yang terbukti valid sesuai wewenang.</w:t>
            </w:r>
            <w:r w:rsidDel="00000000" w:rsidR="00000000" w:rsidRPr="00000000">
              <w:rPr>
                <w:rtl w:val="0"/>
              </w:rPr>
            </w:r>
          </w:p>
          <w:p w:rsidR="00000000" w:rsidDel="00000000" w:rsidP="00000000" w:rsidRDefault="00000000" w:rsidRPr="00000000" w14:paraId="000002F1">
            <w:pPr>
              <w:numPr>
                <w:ilvl w:val="0"/>
                <w:numId w:val="48"/>
              </w:numPr>
              <w:spacing w:after="100" w:line="240" w:lineRule="auto"/>
              <w:ind w:left="300" w:hanging="360"/>
              <w:rPr/>
            </w:pPr>
            <w:r w:rsidDel="00000000" w:rsidR="00000000" w:rsidRPr="00000000">
              <w:rPr>
                <w:rFonts w:ascii="Calibri" w:cs="Calibri" w:eastAsia="Calibri" w:hAnsi="Calibri"/>
                <w:color w:val="274e13"/>
                <w:rtl w:val="0"/>
              </w:rPr>
              <w:t xml:space="preserve">Mampu berkomunikasi dengan nasabah secara efektif untuk menenangkan kondisi konflik atau ketidakpuasan tinggi.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F2">
            <w:pPr>
              <w:spacing w:after="10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2F3">
            <w:pPr>
              <w:spacing w:after="10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tren penyebab pengaduan nasabah, mengevaluasi kinerja SLA penyelesaian keluhan, serta menangani kasus pengaduan eskalasi tingkat tinggi/berpotensi sengketa.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F4">
            <w:pPr>
              <w:spacing w:after="10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F5">
            <w:pPr>
              <w:numPr>
                <w:ilvl w:val="0"/>
                <w:numId w:val="117"/>
              </w:numPr>
              <w:spacing w:after="100" w:line="240" w:lineRule="auto"/>
              <w:ind w:left="300" w:hanging="360"/>
              <w:rPr/>
            </w:pPr>
            <w:r w:rsidDel="00000000" w:rsidR="00000000" w:rsidRPr="00000000">
              <w:rPr>
                <w:rFonts w:ascii="Calibri" w:cs="Calibri" w:eastAsia="Calibri" w:hAnsi="Calibri"/>
                <w:color w:val="274e13"/>
                <w:rtl w:val="0"/>
              </w:rPr>
              <w:t xml:space="preserve">Mampu menganalisis dan menentukan akar masalah (</w:t>
            </w:r>
            <w:r w:rsidDel="00000000" w:rsidR="00000000" w:rsidRPr="00000000">
              <w:rPr>
                <w:rFonts w:ascii="Calibri" w:cs="Calibri" w:eastAsia="Calibri" w:hAnsi="Calibri"/>
                <w:i w:val="1"/>
                <w:iCs w:val="1"/>
                <w:color w:val="274e13"/>
                <w:rtl w:val="0"/>
              </w:rPr>
              <w:t xml:space="preserve">root cause</w:t>
            </w:r>
            <w:r w:rsidDel="00000000" w:rsidR="00000000" w:rsidRPr="00000000">
              <w:rPr>
                <w:rFonts w:ascii="Calibri" w:cs="Calibri" w:eastAsia="Calibri" w:hAnsi="Calibri"/>
                <w:color w:val="274e13"/>
                <w:rtl w:val="0"/>
              </w:rPr>
              <w:t xml:space="preserve">) berulangnya keluhan nasabah pada layanan perbankan tertentu.</w:t>
            </w:r>
            <w:r w:rsidDel="00000000" w:rsidR="00000000" w:rsidRPr="00000000">
              <w:rPr>
                <w:rtl w:val="0"/>
              </w:rPr>
            </w:r>
          </w:p>
          <w:p w:rsidR="00000000" w:rsidDel="00000000" w:rsidP="00000000" w:rsidRDefault="00000000" w:rsidRPr="00000000" w14:paraId="000002F6">
            <w:pPr>
              <w:numPr>
                <w:ilvl w:val="0"/>
                <w:numId w:val="117"/>
              </w:numPr>
              <w:spacing w:after="100" w:line="240" w:lineRule="auto"/>
              <w:ind w:left="300" w:hanging="360"/>
              <w:rPr/>
            </w:pPr>
            <w:r w:rsidDel="00000000" w:rsidR="00000000" w:rsidRPr="00000000">
              <w:rPr>
                <w:rFonts w:ascii="Calibri" w:cs="Calibri" w:eastAsia="Calibri" w:hAnsi="Calibri"/>
                <w:color w:val="274e13"/>
                <w:rtl w:val="0"/>
              </w:rPr>
              <w:t xml:space="preserve">Mampu mengevaluasi dan menyimpulkan capaian SLA penanganan pengaduan di seluruh unit kerja untuk perbaikan kualitas layanan.</w:t>
            </w:r>
            <w:r w:rsidDel="00000000" w:rsidR="00000000" w:rsidRPr="00000000">
              <w:rPr>
                <w:rtl w:val="0"/>
              </w:rPr>
            </w:r>
          </w:p>
          <w:p w:rsidR="00000000" w:rsidDel="00000000" w:rsidP="00000000" w:rsidRDefault="00000000" w:rsidRPr="00000000" w14:paraId="000002F7">
            <w:pPr>
              <w:numPr>
                <w:ilvl w:val="0"/>
                <w:numId w:val="117"/>
              </w:numPr>
              <w:spacing w:after="100" w:line="240" w:lineRule="auto"/>
              <w:ind w:left="300" w:hanging="360"/>
              <w:rPr/>
            </w:pPr>
            <w:r w:rsidDel="00000000" w:rsidR="00000000" w:rsidRPr="00000000">
              <w:rPr>
                <w:rFonts w:ascii="Calibri" w:cs="Calibri" w:eastAsia="Calibri" w:hAnsi="Calibri"/>
                <w:color w:val="274e13"/>
                <w:rtl w:val="0"/>
              </w:rPr>
              <w:t xml:space="preserve">Mampu memimpin negosiasi penyelesaian keluhan eskalasi kritis guna mencegah risiko reputasi atau gugatan hukum.</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F8">
            <w:pPr>
              <w:spacing w:after="10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2F9">
            <w:pPr>
              <w:spacing w:after="10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strategi sistem pengelolaan pengaduan nasabah terpadu (</w:t>
            </w:r>
            <w:r w:rsidDel="00000000" w:rsidR="00000000" w:rsidRPr="00000000">
              <w:rPr>
                <w:rFonts w:ascii="Calibri" w:cs="Calibri" w:eastAsia="Calibri" w:hAnsi="Calibri"/>
                <w:i w:val="1"/>
                <w:iCs w:val="1"/>
                <w:color w:val="274e13"/>
                <w:rtl w:val="0"/>
              </w:rPr>
              <w:t xml:space="preserve">Omnichannel Customer Care</w:t>
            </w:r>
            <w:r w:rsidDel="00000000" w:rsidR="00000000" w:rsidRPr="00000000">
              <w:rPr>
                <w:rFonts w:ascii="Calibri" w:cs="Calibri" w:eastAsia="Calibri" w:hAnsi="Calibri"/>
                <w:color w:val="274e13"/>
                <w:rtl w:val="0"/>
              </w:rPr>
              <w:t xml:space="preserve">), merumuskan kebijakan perlindungan konsumen, dan mengarahkan budaya kepuasan pelanggan.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FA">
            <w:pPr>
              <w:spacing w:after="10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FB">
            <w:pPr>
              <w:numPr>
                <w:ilvl w:val="0"/>
                <w:numId w:val="58"/>
              </w:numPr>
              <w:spacing w:after="100" w:line="240" w:lineRule="auto"/>
              <w:ind w:left="300" w:hanging="360"/>
              <w:rPr/>
            </w:pPr>
            <w:r w:rsidDel="00000000" w:rsidR="00000000" w:rsidRPr="00000000">
              <w:rPr>
                <w:rFonts w:ascii="Calibri" w:cs="Calibri" w:eastAsia="Calibri" w:hAnsi="Calibri"/>
                <w:color w:val="274e13"/>
                <w:rtl w:val="0"/>
              </w:rPr>
              <w:t xml:space="preserve">Mampu merancang sistem penanganan pengaduan nasabah berbasis AI/otomatisasi yang terintegrasi di seluruh kanal layanan.</w:t>
            </w:r>
            <w:r w:rsidDel="00000000" w:rsidR="00000000" w:rsidRPr="00000000">
              <w:rPr>
                <w:rtl w:val="0"/>
              </w:rPr>
            </w:r>
          </w:p>
          <w:p w:rsidR="00000000" w:rsidDel="00000000" w:rsidP="00000000" w:rsidRDefault="00000000" w:rsidRPr="00000000" w14:paraId="000002FC">
            <w:pPr>
              <w:numPr>
                <w:ilvl w:val="0"/>
                <w:numId w:val="58"/>
              </w:numPr>
              <w:spacing w:after="100" w:line="240" w:lineRule="auto"/>
              <w:ind w:left="300" w:hanging="360"/>
              <w:rPr/>
            </w:pPr>
            <w:r w:rsidDel="00000000" w:rsidR="00000000" w:rsidRPr="00000000">
              <w:rPr>
                <w:rFonts w:ascii="Calibri" w:cs="Calibri" w:eastAsia="Calibri" w:hAnsi="Calibri"/>
                <w:color w:val="274e13"/>
                <w:rtl w:val="0"/>
              </w:rPr>
              <w:t xml:space="preserve">Mampu merumuskan kebijakan efektif pemulihan layanan (</w:t>
            </w:r>
            <w:r w:rsidDel="00000000" w:rsidR="00000000" w:rsidRPr="00000000">
              <w:rPr>
                <w:rFonts w:ascii="Calibri" w:cs="Calibri" w:eastAsia="Calibri" w:hAnsi="Calibri"/>
                <w:i w:val="1"/>
                <w:iCs w:val="1"/>
                <w:color w:val="274e13"/>
                <w:rtl w:val="0"/>
              </w:rPr>
              <w:t xml:space="preserve">service recovery</w:t>
            </w:r>
            <w:r w:rsidDel="00000000" w:rsidR="00000000" w:rsidRPr="00000000">
              <w:rPr>
                <w:rFonts w:ascii="Calibri" w:cs="Calibri" w:eastAsia="Calibri" w:hAnsi="Calibri"/>
                <w:color w:val="274e13"/>
                <w:rtl w:val="0"/>
              </w:rPr>
              <w:t xml:space="preserve">) yang meningkatkan loyalitas nasabah Bank Sultra.</w:t>
            </w:r>
            <w:r w:rsidDel="00000000" w:rsidR="00000000" w:rsidRPr="00000000">
              <w:rPr>
                <w:rtl w:val="0"/>
              </w:rPr>
            </w:r>
          </w:p>
        </w:tc>
      </w:tr>
    </w:tbl>
    <w:p w:rsidR="00000000" w:rsidDel="00000000" w:rsidP="00000000" w:rsidRDefault="00000000" w:rsidRPr="00000000" w14:paraId="000002FD">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(SBT-24) Memproses </w:t>
      </w:r>
      <w:r w:rsidDel="00000000" w:rsidR="00000000" w:rsidRPr="00000000">
        <w:rPr>
          <w:rFonts w:ascii="Calibri" w:cs="Calibri" w:eastAsia="Calibri" w:hAnsi="Calibri"/>
          <w:i w:val="1"/>
          <w:iCs w:val="1"/>
          <w:color w:val="274e13"/>
          <w:sz w:val="29"/>
          <w:szCs w:val="29"/>
          <w:rtl w:val="0"/>
        </w:rPr>
        <w:t xml:space="preserve">Trade Service</w:t>
      </w:r>
      <w:r w:rsidDel="00000000" w:rsidR="00000000" w:rsidRPr="00000000">
        <w:rPr>
          <w:rFonts w:ascii="Calibri" w:cs="Calibri" w:eastAsia="Calibri" w:hAnsi="Calibri"/>
          <w:color w:val="274e13"/>
          <w:sz w:val="29"/>
          <w:szCs w:val="29"/>
          <w:rtl w:val="0"/>
        </w:rPr>
        <w:t xml:space="preserve"> dan </w:t>
      </w:r>
      <w:r w:rsidDel="00000000" w:rsidR="00000000" w:rsidRPr="00000000">
        <w:rPr>
          <w:rFonts w:ascii="Calibri" w:cs="Calibri" w:eastAsia="Calibri" w:hAnsi="Calibri"/>
          <w:i w:val="1"/>
          <w:iCs w:val="1"/>
          <w:color w:val="274e13"/>
          <w:sz w:val="29"/>
          <w:szCs w:val="29"/>
          <w:rtl w:val="0"/>
        </w:rPr>
        <w:t xml:space="preserve">Trade Finance</w:t>
      </w:r>
      <w:r w:rsidDel="00000000" w:rsidR="00000000" w:rsidRPr="00000000">
        <w:rPr>
          <w:rtl w:val="0"/>
        </w:rPr>
      </w:r>
    </w:p>
    <w:p w:rsidR="00000000" w:rsidDel="00000000" w:rsidP="00000000" w:rsidRDefault="00000000" w:rsidRPr="00000000" w14:paraId="000002FE">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memverifikasi, memproses, dan memfasilitasi transaksi layanan perdagangan (</w:t>
      </w:r>
      <w:r w:rsidDel="00000000" w:rsidR="00000000" w:rsidRPr="00000000">
        <w:rPr>
          <w:rFonts w:ascii="Calibri" w:cs="Calibri" w:eastAsia="Calibri" w:hAnsi="Calibri"/>
          <w:i w:val="1"/>
          <w:iCs w:val="1"/>
          <w:color w:val="274e13"/>
          <w:rtl w:val="0"/>
        </w:rPr>
        <w:t xml:space="preserve">trade service</w:t>
      </w:r>
      <w:r w:rsidDel="00000000" w:rsidR="00000000" w:rsidRPr="00000000">
        <w:rPr>
          <w:rFonts w:ascii="Calibri" w:cs="Calibri" w:eastAsia="Calibri" w:hAnsi="Calibri"/>
          <w:color w:val="274e13"/>
          <w:rtl w:val="0"/>
        </w:rPr>
        <w:t xml:space="preserve">) dan pembiayaan perdagangan (</w:t>
      </w:r>
      <w:r w:rsidDel="00000000" w:rsidR="00000000" w:rsidRPr="00000000">
        <w:rPr>
          <w:rFonts w:ascii="Calibri" w:cs="Calibri" w:eastAsia="Calibri" w:hAnsi="Calibri"/>
          <w:i w:val="1"/>
          <w:iCs w:val="1"/>
          <w:color w:val="274e13"/>
          <w:rtl w:val="0"/>
        </w:rPr>
        <w:t xml:space="preserve">trade finance</w:t>
      </w:r>
      <w:r w:rsidDel="00000000" w:rsidR="00000000" w:rsidRPr="00000000">
        <w:rPr>
          <w:rFonts w:ascii="Calibri" w:cs="Calibri" w:eastAsia="Calibri" w:hAnsi="Calibri"/>
          <w:color w:val="274e13"/>
          <w:rtl w:val="0"/>
        </w:rPr>
        <w:t xml:space="preserve">) mencakup penerbitan, inkaso, negosiasi, dan diskonto dokumen perdagangan.</w:t>
      </w:r>
    </w:p>
    <w:tbl>
      <w:tblPr>
        <w:tblStyle w:val="Table24"/>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3"/>
        <w:gridCol w:w="6197"/>
        <w:tblGridChange w:id="0">
          <w:tblGrid>
            <w:gridCol w:w="3163"/>
            <w:gridCol w:w="619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FF">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300">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perbedaan antara layanan perdagangan (</w:t>
            </w:r>
            <w:r w:rsidDel="00000000" w:rsidR="00000000" w:rsidRPr="00000000">
              <w:rPr>
                <w:rFonts w:ascii="Calibri" w:cs="Calibri" w:eastAsia="Calibri" w:hAnsi="Calibri"/>
                <w:i w:val="1"/>
                <w:iCs w:val="1"/>
                <w:color w:val="274e13"/>
                <w:rtl w:val="0"/>
              </w:rPr>
              <w:t xml:space="preserve">trade service</w:t>
            </w:r>
            <w:r w:rsidDel="00000000" w:rsidR="00000000" w:rsidRPr="00000000">
              <w:rPr>
                <w:rFonts w:ascii="Calibri" w:cs="Calibri" w:eastAsia="Calibri" w:hAnsi="Calibri"/>
                <w:color w:val="274e13"/>
                <w:rtl w:val="0"/>
              </w:rPr>
              <w:t xml:space="preserve">) dan pembiayaan perdagangan (</w:t>
            </w:r>
            <w:r w:rsidDel="00000000" w:rsidR="00000000" w:rsidRPr="00000000">
              <w:rPr>
                <w:rFonts w:ascii="Calibri" w:cs="Calibri" w:eastAsia="Calibri" w:hAnsi="Calibri"/>
                <w:i w:val="1"/>
                <w:iCs w:val="1"/>
                <w:color w:val="274e13"/>
                <w:rtl w:val="0"/>
              </w:rPr>
              <w:t xml:space="preserve">trade finance</w:t>
            </w:r>
            <w:r w:rsidDel="00000000" w:rsidR="00000000" w:rsidRPr="00000000">
              <w:rPr>
                <w:rFonts w:ascii="Calibri" w:cs="Calibri" w:eastAsia="Calibri" w:hAnsi="Calibri"/>
                <w:color w:val="274e13"/>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01">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02">
            <w:pPr>
              <w:numPr>
                <w:ilvl w:val="0"/>
                <w:numId w:val="57"/>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menyebutkan jenis-jenis produk </w:t>
            </w:r>
            <w:r w:rsidDel="00000000" w:rsidR="00000000" w:rsidRPr="00000000">
              <w:rPr>
                <w:rFonts w:ascii="Calibri" w:cs="Calibri" w:eastAsia="Calibri" w:hAnsi="Calibri"/>
                <w:i w:val="1"/>
                <w:iCs w:val="1"/>
                <w:color w:val="274e13"/>
                <w:rtl w:val="0"/>
              </w:rPr>
              <w:t xml:space="preserve">trade service</w:t>
            </w:r>
            <w:r w:rsidDel="00000000" w:rsidR="00000000" w:rsidRPr="00000000">
              <w:rPr>
                <w:rFonts w:ascii="Calibri" w:cs="Calibri" w:eastAsia="Calibri" w:hAnsi="Calibri"/>
                <w:color w:val="274e13"/>
                <w:rtl w:val="0"/>
              </w:rPr>
              <w:t xml:space="preserve"> (seperti inkaso/collection) dan </w:t>
            </w:r>
            <w:r w:rsidDel="00000000" w:rsidR="00000000" w:rsidRPr="00000000">
              <w:rPr>
                <w:rFonts w:ascii="Calibri" w:cs="Calibri" w:eastAsia="Calibri" w:hAnsi="Calibri"/>
                <w:i w:val="1"/>
                <w:iCs w:val="1"/>
                <w:color w:val="274e13"/>
                <w:rtl w:val="0"/>
              </w:rPr>
              <w:t xml:space="preserve">trade finance</w:t>
            </w:r>
            <w:r w:rsidDel="00000000" w:rsidR="00000000" w:rsidRPr="00000000">
              <w:rPr>
                <w:rFonts w:ascii="Calibri" w:cs="Calibri" w:eastAsia="Calibri" w:hAnsi="Calibri"/>
                <w:color w:val="274e13"/>
                <w:rtl w:val="0"/>
              </w:rPr>
              <w:t xml:space="preserve"> (seperti pre shipment/post shipment financing).</w:t>
            </w:r>
            <w:r w:rsidDel="00000000" w:rsidR="00000000" w:rsidRPr="00000000">
              <w:rPr>
                <w:rtl w:val="0"/>
              </w:rPr>
            </w:r>
          </w:p>
          <w:p w:rsidR="00000000" w:rsidDel="00000000" w:rsidP="00000000" w:rsidRDefault="00000000" w:rsidRPr="00000000" w14:paraId="00000303">
            <w:pPr>
              <w:numPr>
                <w:ilvl w:val="0"/>
                <w:numId w:val="57"/>
              </w:numPr>
              <w:spacing w:after="120" w:line="240" w:lineRule="auto"/>
              <w:ind w:left="300" w:hanging="360"/>
              <w:rPr/>
            </w:pPr>
            <w:r w:rsidDel="00000000" w:rsidR="00000000" w:rsidRPr="00000000">
              <w:rPr>
                <w:rFonts w:ascii="Calibri" w:cs="Calibri" w:eastAsia="Calibri" w:hAnsi="Calibri"/>
                <w:color w:val="274e13"/>
                <w:rtl w:val="0"/>
              </w:rPr>
              <w:t xml:space="preserve">Mampu mencatat berkas permohonan fasilitas perdagangan yang diterima dari nasabah.</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04">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305">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alur kerja pemrosesan dokumen perdagangan, perhitungan bunga/diskonto, dan penggunaan sistem pemrosesan transaksi </w:t>
            </w:r>
            <w:r w:rsidDel="00000000" w:rsidR="00000000" w:rsidRPr="00000000">
              <w:rPr>
                <w:rFonts w:ascii="Calibri" w:cs="Calibri" w:eastAsia="Calibri" w:hAnsi="Calibri"/>
                <w:i w:val="1"/>
                <w:iCs w:val="1"/>
                <w:color w:val="274e13"/>
                <w:rtl w:val="0"/>
              </w:rPr>
              <w:t xml:space="preserve">trade</w:t>
            </w:r>
            <w:r w:rsidDel="00000000" w:rsidR="00000000" w:rsidRPr="00000000">
              <w:rPr>
                <w:rFonts w:ascii="Calibri" w:cs="Calibri" w:eastAsia="Calibri" w:hAnsi="Calibri"/>
                <w:color w:val="274e13"/>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06">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07">
            <w:pPr>
              <w:numPr>
                <w:ilvl w:val="0"/>
                <w:numId w:val="114"/>
              </w:numPr>
              <w:spacing w:after="120" w:line="240" w:lineRule="auto"/>
              <w:ind w:left="300" w:hanging="360"/>
              <w:rPr/>
            </w:pPr>
            <w:r w:rsidDel="00000000" w:rsidR="00000000" w:rsidRPr="00000000">
              <w:rPr>
                <w:rFonts w:ascii="Calibri" w:cs="Calibri" w:eastAsia="Calibri" w:hAnsi="Calibri"/>
                <w:color w:val="274e13"/>
                <w:rtl w:val="0"/>
              </w:rPr>
              <w:t xml:space="preserve">Mampu menjelaskan prosedur penerimaan dan pengiriman dokumen instrumen perdagangan ekspor/impor.</w:t>
            </w:r>
            <w:r w:rsidDel="00000000" w:rsidR="00000000" w:rsidRPr="00000000">
              <w:rPr>
                <w:rtl w:val="0"/>
              </w:rPr>
            </w:r>
          </w:p>
          <w:p w:rsidR="00000000" w:rsidDel="00000000" w:rsidP="00000000" w:rsidRDefault="00000000" w:rsidRPr="00000000" w14:paraId="00000308">
            <w:pPr>
              <w:numPr>
                <w:ilvl w:val="0"/>
                <w:numId w:val="114"/>
              </w:numPr>
              <w:spacing w:after="120" w:line="240" w:lineRule="auto"/>
              <w:ind w:left="300" w:hanging="360"/>
              <w:rPr/>
            </w:pPr>
            <w:r w:rsidDel="00000000" w:rsidR="00000000" w:rsidRPr="00000000">
              <w:rPr>
                <w:rFonts w:ascii="Calibri" w:cs="Calibri" w:eastAsia="Calibri" w:hAnsi="Calibri"/>
                <w:color w:val="274e13"/>
                <w:rtl w:val="0"/>
              </w:rPr>
              <w:t xml:space="preserve">Mampu memeriksa kesesuaian dokumen perdagangan dengan kriteria pemeriksaan (</w:t>
            </w:r>
            <w:r w:rsidDel="00000000" w:rsidR="00000000" w:rsidRPr="00000000">
              <w:rPr>
                <w:rFonts w:ascii="Calibri" w:cs="Calibri" w:eastAsia="Calibri" w:hAnsi="Calibri"/>
                <w:i w:val="1"/>
                <w:iCs w:val="1"/>
                <w:color w:val="274e13"/>
                <w:rtl w:val="0"/>
              </w:rPr>
              <w:t xml:space="preserve">Uniform Customs and Practice / UCP</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309">
            <w:pPr>
              <w:numPr>
                <w:ilvl w:val="0"/>
                <w:numId w:val="114"/>
              </w:numPr>
              <w:spacing w:after="120" w:line="240" w:lineRule="auto"/>
              <w:ind w:left="300" w:hanging="360"/>
              <w:rPr/>
            </w:pPr>
            <w:r w:rsidDel="00000000" w:rsidR="00000000" w:rsidRPr="00000000">
              <w:rPr>
                <w:rFonts w:ascii="Calibri" w:cs="Calibri" w:eastAsia="Calibri" w:hAnsi="Calibri"/>
                <w:color w:val="274e13"/>
                <w:rtl w:val="0"/>
              </w:rPr>
              <w:t xml:space="preserve">Mampu menghitung estimasi biaya, komisi, dan kebutuhan fasilitas pembiayaan perdagangan nasabah.</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0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30B">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Memproses transaksi </w:t>
            </w:r>
            <w:r w:rsidDel="00000000" w:rsidR="00000000" w:rsidRPr="00000000">
              <w:rPr>
                <w:rFonts w:ascii="Calibri" w:cs="Calibri" w:eastAsia="Calibri" w:hAnsi="Calibri"/>
                <w:i w:val="1"/>
                <w:iCs w:val="1"/>
                <w:color w:val="274e13"/>
                <w:rtl w:val="0"/>
              </w:rPr>
              <w:t xml:space="preserve">trade service</w:t>
            </w:r>
            <w:r w:rsidDel="00000000" w:rsidR="00000000" w:rsidRPr="00000000">
              <w:rPr>
                <w:rFonts w:ascii="Calibri" w:cs="Calibri" w:eastAsia="Calibri" w:hAnsi="Calibri"/>
                <w:color w:val="274e13"/>
                <w:rtl w:val="0"/>
              </w:rPr>
              <w:t xml:space="preserve"> dan eksekusi skema </w:t>
            </w:r>
            <w:r w:rsidDel="00000000" w:rsidR="00000000" w:rsidRPr="00000000">
              <w:rPr>
                <w:rFonts w:ascii="Calibri" w:cs="Calibri" w:eastAsia="Calibri" w:hAnsi="Calibri"/>
                <w:i w:val="1"/>
                <w:iCs w:val="1"/>
                <w:color w:val="274e13"/>
                <w:rtl w:val="0"/>
              </w:rPr>
              <w:t xml:space="preserve">trade finance</w:t>
            </w:r>
            <w:r w:rsidDel="00000000" w:rsidR="00000000" w:rsidRPr="00000000">
              <w:rPr>
                <w:rFonts w:ascii="Calibri" w:cs="Calibri" w:eastAsia="Calibri" w:hAnsi="Calibri"/>
                <w:color w:val="274e13"/>
                <w:rtl w:val="0"/>
              </w:rPr>
              <w:t xml:space="preserve"> secara mandiri, memverifikasi keabsahan dokumen, dan mengelola pencairan fasilitas.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0C">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0D">
            <w:pPr>
              <w:numPr>
                <w:ilvl w:val="0"/>
                <w:numId w:val="98"/>
              </w:numPr>
              <w:spacing w:after="120" w:line="240" w:lineRule="auto"/>
              <w:ind w:left="300" w:hanging="360"/>
              <w:rPr/>
            </w:pPr>
            <w:r w:rsidDel="00000000" w:rsidR="00000000" w:rsidRPr="00000000">
              <w:rPr>
                <w:rFonts w:ascii="Calibri" w:cs="Calibri" w:eastAsia="Calibri" w:hAnsi="Calibri"/>
                <w:color w:val="274e13"/>
                <w:rtl w:val="0"/>
              </w:rPr>
              <w:t xml:space="preserve">Mampu memproses instrumen inkaso perdagangan (</w:t>
            </w:r>
            <w:r w:rsidDel="00000000" w:rsidR="00000000" w:rsidRPr="00000000">
              <w:rPr>
                <w:rFonts w:ascii="Calibri" w:cs="Calibri" w:eastAsia="Calibri" w:hAnsi="Calibri"/>
                <w:i w:val="1"/>
                <w:iCs w:val="1"/>
                <w:color w:val="274e13"/>
                <w:rtl w:val="0"/>
              </w:rPr>
              <w:t xml:space="preserve">clean/documentary collection</w:t>
            </w:r>
            <w:r w:rsidDel="00000000" w:rsidR="00000000" w:rsidRPr="00000000">
              <w:rPr>
                <w:rFonts w:ascii="Calibri" w:cs="Calibri" w:eastAsia="Calibri" w:hAnsi="Calibri"/>
                <w:color w:val="274e13"/>
                <w:rtl w:val="0"/>
              </w:rPr>
              <w:t xml:space="preserve">) sesuai standar internasional.</w:t>
            </w:r>
            <w:r w:rsidDel="00000000" w:rsidR="00000000" w:rsidRPr="00000000">
              <w:rPr>
                <w:rtl w:val="0"/>
              </w:rPr>
            </w:r>
          </w:p>
          <w:p w:rsidR="00000000" w:rsidDel="00000000" w:rsidP="00000000" w:rsidRDefault="00000000" w:rsidRPr="00000000" w14:paraId="0000030E">
            <w:pPr>
              <w:numPr>
                <w:ilvl w:val="0"/>
                <w:numId w:val="98"/>
              </w:numPr>
              <w:spacing w:after="120" w:line="240" w:lineRule="auto"/>
              <w:ind w:left="300" w:hanging="360"/>
              <w:rPr/>
            </w:pPr>
            <w:r w:rsidDel="00000000" w:rsidR="00000000" w:rsidRPr="00000000">
              <w:rPr>
                <w:rFonts w:ascii="Calibri" w:cs="Calibri" w:eastAsia="Calibri" w:hAnsi="Calibri"/>
                <w:color w:val="274e13"/>
                <w:rtl w:val="0"/>
              </w:rPr>
              <w:t xml:space="preserve">Mampu mengeksekusi pencairan pembiayaan </w:t>
            </w:r>
            <w:r w:rsidDel="00000000" w:rsidR="00000000" w:rsidRPr="00000000">
              <w:rPr>
                <w:rFonts w:ascii="Calibri" w:cs="Calibri" w:eastAsia="Calibri" w:hAnsi="Calibri"/>
                <w:i w:val="1"/>
                <w:iCs w:val="1"/>
                <w:color w:val="274e13"/>
                <w:rtl w:val="0"/>
              </w:rPr>
              <w:t xml:space="preserve">trade finance</w:t>
            </w:r>
            <w:r w:rsidDel="00000000" w:rsidR="00000000" w:rsidRPr="00000000">
              <w:rPr>
                <w:rFonts w:ascii="Calibri" w:cs="Calibri" w:eastAsia="Calibri" w:hAnsi="Calibri"/>
                <w:color w:val="274e13"/>
                <w:rtl w:val="0"/>
              </w:rPr>
              <w:t xml:space="preserve"> setelah memastikan seluruh syarat persetujuan terpenuhi.</w:t>
            </w:r>
            <w:r w:rsidDel="00000000" w:rsidR="00000000" w:rsidRPr="00000000">
              <w:rPr>
                <w:rtl w:val="0"/>
              </w:rPr>
            </w:r>
          </w:p>
          <w:p w:rsidR="00000000" w:rsidDel="00000000" w:rsidP="00000000" w:rsidRDefault="00000000" w:rsidRPr="00000000" w14:paraId="0000030F">
            <w:pPr>
              <w:numPr>
                <w:ilvl w:val="0"/>
                <w:numId w:val="98"/>
              </w:numPr>
              <w:spacing w:after="120" w:line="240" w:lineRule="auto"/>
              <w:ind w:left="300" w:hanging="360"/>
              <w:rPr/>
            </w:pPr>
            <w:r w:rsidDel="00000000" w:rsidR="00000000" w:rsidRPr="00000000">
              <w:rPr>
                <w:rFonts w:ascii="Calibri" w:cs="Calibri" w:eastAsia="Calibri" w:hAnsi="Calibri"/>
                <w:color w:val="274e13"/>
                <w:rtl w:val="0"/>
              </w:rPr>
              <w:t xml:space="preserve">Mampu menyusun catatan evaluasi dokumen perdagangan (</w:t>
            </w:r>
            <w:r w:rsidDel="00000000" w:rsidR="00000000" w:rsidRPr="00000000">
              <w:rPr>
                <w:rFonts w:ascii="Calibri" w:cs="Calibri" w:eastAsia="Calibri" w:hAnsi="Calibri"/>
                <w:i w:val="1"/>
                <w:iCs w:val="1"/>
                <w:color w:val="274e13"/>
                <w:rtl w:val="0"/>
              </w:rPr>
              <w:t xml:space="preserve">advice of refusal/acceptance</w:t>
            </w:r>
            <w:r w:rsidDel="00000000" w:rsidR="00000000" w:rsidRPr="00000000">
              <w:rPr>
                <w:rFonts w:ascii="Calibri" w:cs="Calibri" w:eastAsia="Calibri" w:hAnsi="Calibri"/>
                <w:color w:val="274e13"/>
                <w:rtl w:val="0"/>
              </w:rPr>
              <w:t xml:space="preserve">) jika ditemukan ketidaksesuaian.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1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311">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kelayakan struktur pembiayaan </w:t>
            </w:r>
            <w:r w:rsidDel="00000000" w:rsidR="00000000" w:rsidRPr="00000000">
              <w:rPr>
                <w:rFonts w:ascii="Calibri" w:cs="Calibri" w:eastAsia="Calibri" w:hAnsi="Calibri"/>
                <w:i w:val="1"/>
                <w:iCs w:val="1"/>
                <w:color w:val="274e13"/>
                <w:rtl w:val="0"/>
              </w:rPr>
              <w:t xml:space="preserve">trade finance</w:t>
            </w:r>
            <w:r w:rsidDel="00000000" w:rsidR="00000000" w:rsidRPr="00000000">
              <w:rPr>
                <w:rFonts w:ascii="Calibri" w:cs="Calibri" w:eastAsia="Calibri" w:hAnsi="Calibri"/>
                <w:color w:val="274e13"/>
                <w:rtl w:val="0"/>
              </w:rPr>
              <w:t xml:space="preserve">, mengevaluasi risiko transaksi perdagangan komoditas, dan menyelesaikan transaksi trade yang rumit.</w:t>
            </w:r>
          </w:p>
          <w:p w:rsidR="00000000" w:rsidDel="00000000" w:rsidP="00000000" w:rsidRDefault="00000000" w:rsidRPr="00000000" w14:paraId="00000312">
            <w:pPr>
              <w:spacing w:after="120" w:line="240" w:lineRule="auto"/>
              <w:rPr>
                <w:rFonts w:ascii="Calibri" w:cs="Calibri" w:eastAsia="Calibri" w:hAnsi="Calibri"/>
                <w:color w:val="274e13"/>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13">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14">
            <w:pPr>
              <w:numPr>
                <w:ilvl w:val="0"/>
                <w:numId w:val="97"/>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kelayakan skema transaksi </w:t>
            </w:r>
            <w:r w:rsidDel="00000000" w:rsidR="00000000" w:rsidRPr="00000000">
              <w:rPr>
                <w:rFonts w:ascii="Calibri" w:cs="Calibri" w:eastAsia="Calibri" w:hAnsi="Calibri"/>
                <w:i w:val="1"/>
                <w:iCs w:val="1"/>
                <w:color w:val="274e13"/>
                <w:rtl w:val="0"/>
              </w:rPr>
              <w:t xml:space="preserve">trade finance</w:t>
            </w:r>
            <w:r w:rsidDel="00000000" w:rsidR="00000000" w:rsidRPr="00000000">
              <w:rPr>
                <w:rFonts w:ascii="Calibri" w:cs="Calibri" w:eastAsia="Calibri" w:hAnsi="Calibri"/>
                <w:color w:val="274e13"/>
                <w:rtl w:val="0"/>
              </w:rPr>
              <w:t xml:space="preserve"> disesuaikan dengan siklus arus kas (</w:t>
            </w:r>
            <w:r w:rsidDel="00000000" w:rsidR="00000000" w:rsidRPr="00000000">
              <w:rPr>
                <w:rFonts w:ascii="Calibri" w:cs="Calibri" w:eastAsia="Calibri" w:hAnsi="Calibri"/>
                <w:i w:val="1"/>
                <w:iCs w:val="1"/>
                <w:color w:val="274e13"/>
                <w:rtl w:val="0"/>
              </w:rPr>
              <w:t xml:space="preserve">cash flow cycle</w:t>
            </w:r>
            <w:r w:rsidDel="00000000" w:rsidR="00000000" w:rsidRPr="00000000">
              <w:rPr>
                <w:rFonts w:ascii="Calibri" w:cs="Calibri" w:eastAsia="Calibri" w:hAnsi="Calibri"/>
                <w:color w:val="274e13"/>
                <w:rtl w:val="0"/>
              </w:rPr>
              <w:t xml:space="preserve">) nasabah.</w:t>
            </w:r>
            <w:r w:rsidDel="00000000" w:rsidR="00000000" w:rsidRPr="00000000">
              <w:rPr>
                <w:rtl w:val="0"/>
              </w:rPr>
            </w:r>
          </w:p>
          <w:p w:rsidR="00000000" w:rsidDel="00000000" w:rsidP="00000000" w:rsidRDefault="00000000" w:rsidRPr="00000000" w14:paraId="00000315">
            <w:pPr>
              <w:numPr>
                <w:ilvl w:val="0"/>
                <w:numId w:val="97"/>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potensi risiko kegagalan pembayaran dari bank penerbit (</w:t>
            </w:r>
            <w:r w:rsidDel="00000000" w:rsidR="00000000" w:rsidRPr="00000000">
              <w:rPr>
                <w:rFonts w:ascii="Calibri" w:cs="Calibri" w:eastAsia="Calibri" w:hAnsi="Calibri"/>
                <w:i w:val="1"/>
                <w:iCs w:val="1"/>
                <w:color w:val="274e13"/>
                <w:rtl w:val="0"/>
              </w:rPr>
              <w:t xml:space="preserve">issuing bank</w:t>
            </w:r>
            <w:r w:rsidDel="00000000" w:rsidR="00000000" w:rsidRPr="00000000">
              <w:rPr>
                <w:rFonts w:ascii="Calibri" w:cs="Calibri" w:eastAsia="Calibri" w:hAnsi="Calibri"/>
                <w:color w:val="274e13"/>
                <w:rtl w:val="0"/>
              </w:rPr>
              <w:t xml:space="preserve">) di luar negeri.</w:t>
            </w:r>
            <w:r w:rsidDel="00000000" w:rsidR="00000000" w:rsidRPr="00000000">
              <w:rPr>
                <w:rtl w:val="0"/>
              </w:rPr>
            </w:r>
          </w:p>
          <w:p w:rsidR="00000000" w:rsidDel="00000000" w:rsidP="00000000" w:rsidRDefault="00000000" w:rsidRPr="00000000" w14:paraId="00000316">
            <w:pPr>
              <w:numPr>
                <w:ilvl w:val="0"/>
                <w:numId w:val="97"/>
              </w:numPr>
              <w:spacing w:after="120" w:line="240" w:lineRule="auto"/>
              <w:ind w:left="300" w:hanging="360"/>
              <w:rPr/>
            </w:pPr>
            <w:r w:rsidDel="00000000" w:rsidR="00000000" w:rsidRPr="00000000">
              <w:rPr>
                <w:rFonts w:ascii="Calibri" w:cs="Calibri" w:eastAsia="Calibri" w:hAnsi="Calibri"/>
                <w:color w:val="274e13"/>
                <w:rtl w:val="0"/>
              </w:rPr>
              <w:t xml:space="preserve">Mampu memandu penyelesaian sengketa dokumen perdagangan antara pembeli dan penjual.</w:t>
            </w:r>
            <w:r w:rsidDel="00000000" w:rsidR="00000000" w:rsidRPr="00000000">
              <w:rPr>
                <w:rtl w:val="0"/>
              </w:rPr>
            </w:r>
          </w:p>
        </w:tc>
      </w:tr>
      <w:tr>
        <w:trPr>
          <w:cantSplit w:val="0"/>
          <w:trHeight w:val="288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17">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318">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strategi bisnis dan digitalisasi </w:t>
            </w:r>
            <w:r w:rsidDel="00000000" w:rsidR="00000000" w:rsidRPr="00000000">
              <w:rPr>
                <w:rFonts w:ascii="Calibri" w:cs="Calibri" w:eastAsia="Calibri" w:hAnsi="Calibri"/>
                <w:i w:val="1"/>
                <w:iCs w:val="1"/>
                <w:color w:val="274e13"/>
                <w:rtl w:val="0"/>
              </w:rPr>
              <w:t xml:space="preserve">platform</w:t>
            </w:r>
            <w:r w:rsidDel="00000000" w:rsidR="00000000" w:rsidRPr="00000000">
              <w:rPr>
                <w:rFonts w:ascii="Calibri" w:cs="Calibri" w:eastAsia="Calibri" w:hAnsi="Calibri"/>
                <w:color w:val="274e13"/>
                <w:rtl w:val="0"/>
              </w:rPr>
              <w:t xml:space="preserve"> </w:t>
            </w:r>
            <w:r w:rsidDel="00000000" w:rsidR="00000000" w:rsidRPr="00000000">
              <w:rPr>
                <w:rFonts w:ascii="Calibri" w:cs="Calibri" w:eastAsia="Calibri" w:hAnsi="Calibri"/>
                <w:i w:val="1"/>
                <w:iCs w:val="1"/>
                <w:color w:val="274e13"/>
                <w:rtl w:val="0"/>
              </w:rPr>
              <w:t xml:space="preserve">trade service/finance</w:t>
            </w:r>
            <w:r w:rsidDel="00000000" w:rsidR="00000000" w:rsidRPr="00000000">
              <w:rPr>
                <w:rFonts w:ascii="Calibri" w:cs="Calibri" w:eastAsia="Calibri" w:hAnsi="Calibri"/>
                <w:color w:val="274e13"/>
                <w:rtl w:val="0"/>
              </w:rPr>
              <w:t xml:space="preserve">, merumuskan skema pembiayaan rantai pasok (</w:t>
            </w:r>
            <w:r w:rsidDel="00000000" w:rsidR="00000000" w:rsidRPr="00000000">
              <w:rPr>
                <w:rFonts w:ascii="Calibri" w:cs="Calibri" w:eastAsia="Calibri" w:hAnsi="Calibri"/>
                <w:i w:val="1"/>
                <w:iCs w:val="1"/>
                <w:color w:val="274e13"/>
                <w:rtl w:val="0"/>
              </w:rPr>
              <w:t xml:space="preserve">Supply Chain Financing</w:t>
            </w:r>
            <w:r w:rsidDel="00000000" w:rsidR="00000000" w:rsidRPr="00000000">
              <w:rPr>
                <w:rFonts w:ascii="Calibri" w:cs="Calibri" w:eastAsia="Calibri" w:hAnsi="Calibri"/>
                <w:color w:val="274e13"/>
                <w:rtl w:val="0"/>
              </w:rPr>
              <w:t xml:space="preserve">), serta mengarahkan ekspansi layanan perdagangan.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19">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1A">
            <w:pPr>
              <w:numPr>
                <w:ilvl w:val="0"/>
                <w:numId w:val="60"/>
              </w:numPr>
              <w:spacing w:after="120" w:line="240" w:lineRule="auto"/>
              <w:ind w:left="300" w:hanging="360"/>
              <w:rPr/>
            </w:pPr>
            <w:r w:rsidDel="00000000" w:rsidR="00000000" w:rsidRPr="00000000">
              <w:rPr>
                <w:rFonts w:ascii="Calibri" w:cs="Calibri" w:eastAsia="Calibri" w:hAnsi="Calibri"/>
                <w:color w:val="274e13"/>
                <w:rtl w:val="0"/>
              </w:rPr>
              <w:t xml:space="preserve">Mampu merancang produk dan </w:t>
            </w:r>
            <w:r w:rsidDel="00000000" w:rsidR="00000000" w:rsidRPr="00000000">
              <w:rPr>
                <w:rFonts w:ascii="Calibri" w:cs="Calibri" w:eastAsia="Calibri" w:hAnsi="Calibri"/>
                <w:i w:val="1"/>
                <w:iCs w:val="1"/>
                <w:color w:val="274e13"/>
                <w:rtl w:val="0"/>
              </w:rPr>
              <w:t xml:space="preserve">platform</w:t>
            </w:r>
            <w:r w:rsidDel="00000000" w:rsidR="00000000" w:rsidRPr="00000000">
              <w:rPr>
                <w:rFonts w:ascii="Calibri" w:cs="Calibri" w:eastAsia="Calibri" w:hAnsi="Calibri"/>
                <w:color w:val="274e13"/>
                <w:rtl w:val="0"/>
              </w:rPr>
              <w:t xml:space="preserve"> digital </w:t>
            </w:r>
            <w:r w:rsidDel="00000000" w:rsidR="00000000" w:rsidRPr="00000000">
              <w:rPr>
                <w:rFonts w:ascii="Calibri" w:cs="Calibri" w:eastAsia="Calibri" w:hAnsi="Calibri"/>
                <w:i w:val="1"/>
                <w:iCs w:val="1"/>
                <w:color w:val="274e13"/>
                <w:rtl w:val="0"/>
              </w:rPr>
              <w:t xml:space="preserve">trade finance</w:t>
            </w:r>
            <w:r w:rsidDel="00000000" w:rsidR="00000000" w:rsidRPr="00000000">
              <w:rPr>
                <w:rFonts w:ascii="Calibri" w:cs="Calibri" w:eastAsia="Calibri" w:hAnsi="Calibri"/>
                <w:color w:val="274e13"/>
                <w:rtl w:val="0"/>
              </w:rPr>
              <w:t xml:space="preserve"> terpadu yang memudahkan pelaku usaha daerah/UMKM ekspor.</w:t>
            </w:r>
            <w:r w:rsidDel="00000000" w:rsidR="00000000" w:rsidRPr="00000000">
              <w:rPr>
                <w:rtl w:val="0"/>
              </w:rPr>
            </w:r>
          </w:p>
          <w:p w:rsidR="00000000" w:rsidDel="00000000" w:rsidP="00000000" w:rsidRDefault="00000000" w:rsidRPr="00000000" w14:paraId="0000031B">
            <w:pPr>
              <w:numPr>
                <w:ilvl w:val="0"/>
                <w:numId w:val="60"/>
              </w:numPr>
              <w:spacing w:after="120" w:line="240" w:lineRule="auto"/>
              <w:ind w:left="300" w:hanging="360"/>
              <w:rPr/>
            </w:pPr>
            <w:r w:rsidDel="00000000" w:rsidR="00000000" w:rsidRPr="00000000">
              <w:rPr>
                <w:rFonts w:ascii="Calibri" w:cs="Calibri" w:eastAsia="Calibri" w:hAnsi="Calibri"/>
                <w:color w:val="274e13"/>
                <w:rtl w:val="0"/>
              </w:rPr>
              <w:t xml:space="preserve">Mampu merumuskan kebijakan manajemen risiko portofolio </w:t>
            </w:r>
            <w:r w:rsidDel="00000000" w:rsidR="00000000" w:rsidRPr="00000000">
              <w:rPr>
                <w:rFonts w:ascii="Calibri" w:cs="Calibri" w:eastAsia="Calibri" w:hAnsi="Calibri"/>
                <w:i w:val="1"/>
                <w:iCs w:val="1"/>
                <w:color w:val="274e13"/>
                <w:rtl w:val="0"/>
              </w:rPr>
              <w:t xml:space="preserve">trade finance</w:t>
            </w:r>
            <w:r w:rsidDel="00000000" w:rsidR="00000000" w:rsidRPr="00000000">
              <w:rPr>
                <w:rFonts w:ascii="Calibri" w:cs="Calibri" w:eastAsia="Calibri" w:hAnsi="Calibri"/>
                <w:color w:val="274e13"/>
                <w:rtl w:val="0"/>
              </w:rPr>
              <w:t xml:space="preserve"> yang adaptif terhadap dinamika perdagangan global dan lokal.</w:t>
            </w:r>
            <w:r w:rsidDel="00000000" w:rsidR="00000000" w:rsidRPr="00000000">
              <w:rPr>
                <w:rtl w:val="0"/>
              </w:rPr>
            </w:r>
          </w:p>
        </w:tc>
      </w:tr>
    </w:tbl>
    <w:p w:rsidR="00000000" w:rsidDel="00000000" w:rsidP="00000000" w:rsidRDefault="00000000" w:rsidRPr="00000000" w14:paraId="0000031C">
      <w:pPr>
        <w:pStyle w:val="Heading2"/>
        <w:spacing w:after="80" w:before="360" w:line="300" w:lineRule="auto"/>
        <w:rPr>
          <w:rFonts w:ascii="Calibri" w:cs="Calibri" w:eastAsia="Calibri" w:hAnsi="Calibri"/>
          <w:color w:val="274e13"/>
          <w:sz w:val="29"/>
          <w:szCs w:val="29"/>
        </w:rPr>
      </w:pPr>
      <w:r w:rsidDel="00000000" w:rsidR="00000000" w:rsidRPr="00000000">
        <w:rPr>
          <w:rtl w:val="0"/>
        </w:rPr>
      </w:r>
    </w:p>
    <w:p w:rsidR="00000000" w:rsidDel="00000000" w:rsidP="00000000" w:rsidRDefault="00000000" w:rsidRPr="00000000" w14:paraId="0000031D">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(SBT-25) Melaksanakan Operasional Pengelolaan Transfer Dana</w:t>
      </w:r>
    </w:p>
    <w:p w:rsidR="00000000" w:rsidDel="00000000" w:rsidP="00000000" w:rsidRDefault="00000000" w:rsidRPr="00000000" w14:paraId="0000031E">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mengelola, memproses, mengotorisasi, dan memantau kelancaran lalu lintas transfer dana antarbank maupun interbank melalui saluran kliring (SKNBI), </w:t>
      </w:r>
      <w:r w:rsidDel="00000000" w:rsidR="00000000" w:rsidRPr="00000000">
        <w:rPr>
          <w:rFonts w:ascii="Calibri" w:cs="Calibri" w:eastAsia="Calibri" w:hAnsi="Calibri"/>
          <w:i w:val="1"/>
          <w:iCs w:val="1"/>
          <w:color w:val="274e13"/>
          <w:rtl w:val="0"/>
        </w:rPr>
        <w:t xml:space="preserve">real-time gross settlement</w:t>
      </w:r>
      <w:r w:rsidDel="00000000" w:rsidR="00000000" w:rsidRPr="00000000">
        <w:rPr>
          <w:rFonts w:ascii="Calibri" w:cs="Calibri" w:eastAsia="Calibri" w:hAnsi="Calibri"/>
          <w:color w:val="274e13"/>
          <w:rtl w:val="0"/>
        </w:rPr>
        <w:t xml:space="preserve"> (BI-RTGS), serta BI-FAST secara aman dan efisien.</w:t>
      </w:r>
    </w:p>
    <w:tbl>
      <w:tblPr>
        <w:tblStyle w:val="Table25"/>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0"/>
        <w:gridCol w:w="6200"/>
        <w:tblGridChange w:id="0">
          <w:tblGrid>
            <w:gridCol w:w="3160"/>
            <w:gridCol w:w="620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1F">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320">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jenis-jenis saluran transfer dana, aturan jadwal pemrosesan (</w:t>
            </w:r>
            <w:r w:rsidDel="00000000" w:rsidR="00000000" w:rsidRPr="00000000">
              <w:rPr>
                <w:rFonts w:ascii="Calibri" w:cs="Calibri" w:eastAsia="Calibri" w:hAnsi="Calibri"/>
                <w:i w:val="1"/>
                <w:iCs w:val="1"/>
                <w:color w:val="274e13"/>
                <w:rtl w:val="0"/>
              </w:rPr>
              <w:t xml:space="preserve">cut off time</w:t>
            </w:r>
            <w:r w:rsidDel="00000000" w:rsidR="00000000" w:rsidRPr="00000000">
              <w:rPr>
                <w:rFonts w:ascii="Calibri" w:cs="Calibri" w:eastAsia="Calibri" w:hAnsi="Calibri"/>
                <w:color w:val="274e13"/>
                <w:rtl w:val="0"/>
              </w:rPr>
              <w:t xml:space="preserve">), dan format instruksi transfer.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21">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22">
            <w:pPr>
              <w:numPr>
                <w:ilvl w:val="0"/>
                <w:numId w:val="91"/>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menyebutkan pemanfaatan saluran BI-RTGS, SKNBI, dan BI-FAST dalam transaksi pengiriman uang.</w:t>
            </w:r>
            <w:r w:rsidDel="00000000" w:rsidR="00000000" w:rsidRPr="00000000">
              <w:rPr>
                <w:rtl w:val="0"/>
              </w:rPr>
            </w:r>
          </w:p>
          <w:p w:rsidR="00000000" w:rsidDel="00000000" w:rsidP="00000000" w:rsidRDefault="00000000" w:rsidRPr="00000000" w14:paraId="00000323">
            <w:pPr>
              <w:numPr>
                <w:ilvl w:val="0"/>
                <w:numId w:val="91"/>
              </w:numPr>
              <w:spacing w:after="120" w:line="240" w:lineRule="auto"/>
              <w:ind w:left="300" w:hanging="360"/>
              <w:rPr/>
            </w:pPr>
            <w:r w:rsidDel="00000000" w:rsidR="00000000" w:rsidRPr="00000000">
              <w:rPr>
                <w:rFonts w:ascii="Calibri" w:cs="Calibri" w:eastAsia="Calibri" w:hAnsi="Calibri"/>
                <w:color w:val="274e13"/>
                <w:rtl w:val="0"/>
              </w:rPr>
              <w:t xml:space="preserve">Mampu menginput data formulir instruksi transfer dana ke dalam sistem aplikasi operasional secara akurat.</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24">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325">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alur kerja validasi transfer dana, penanganan transaksi tertahan (</w:t>
            </w:r>
            <w:r w:rsidDel="00000000" w:rsidR="00000000" w:rsidRPr="00000000">
              <w:rPr>
                <w:rFonts w:ascii="Calibri" w:cs="Calibri" w:eastAsia="Calibri" w:hAnsi="Calibri"/>
                <w:i w:val="1"/>
                <w:iCs w:val="1"/>
                <w:color w:val="274e13"/>
                <w:rtl w:val="0"/>
              </w:rPr>
              <w:t xml:space="preserve">pending</w:t>
            </w:r>
            <w:r w:rsidDel="00000000" w:rsidR="00000000" w:rsidRPr="00000000">
              <w:rPr>
                <w:rFonts w:ascii="Calibri" w:cs="Calibri" w:eastAsia="Calibri" w:hAnsi="Calibri"/>
                <w:color w:val="274e13"/>
                <w:rtl w:val="0"/>
              </w:rPr>
              <w:t xml:space="preserve">), serta proses rekonsiliasi saldo kliring.</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26">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27">
            <w:pPr>
              <w:numPr>
                <w:ilvl w:val="0"/>
                <w:numId w:val="105"/>
              </w:numPr>
              <w:spacing w:after="120" w:line="240" w:lineRule="auto"/>
              <w:ind w:left="300" w:hanging="360"/>
              <w:rPr/>
            </w:pPr>
            <w:r w:rsidDel="00000000" w:rsidR="00000000" w:rsidRPr="00000000">
              <w:rPr>
                <w:rFonts w:ascii="Calibri" w:cs="Calibri" w:eastAsia="Calibri" w:hAnsi="Calibri"/>
                <w:color w:val="274e13"/>
                <w:rtl w:val="0"/>
              </w:rPr>
              <w:t xml:space="preserve">Mampu menjelaskan syarat dan tata cara pemrosesan transfer dana yang memenuhi standar keamanan transaksi.</w:t>
            </w:r>
            <w:r w:rsidDel="00000000" w:rsidR="00000000" w:rsidRPr="00000000">
              <w:rPr>
                <w:rtl w:val="0"/>
              </w:rPr>
            </w:r>
          </w:p>
          <w:p w:rsidR="00000000" w:rsidDel="00000000" w:rsidP="00000000" w:rsidRDefault="00000000" w:rsidRPr="00000000" w14:paraId="00000328">
            <w:pPr>
              <w:numPr>
                <w:ilvl w:val="0"/>
                <w:numId w:val="105"/>
              </w:numPr>
              <w:spacing w:after="120" w:line="240" w:lineRule="auto"/>
              <w:ind w:left="300" w:hanging="360"/>
              <w:rPr/>
            </w:pPr>
            <w:r w:rsidDel="00000000" w:rsidR="00000000" w:rsidRPr="00000000">
              <w:rPr>
                <w:rFonts w:ascii="Calibri" w:cs="Calibri" w:eastAsia="Calibri" w:hAnsi="Calibri"/>
                <w:color w:val="274e13"/>
                <w:rtl w:val="0"/>
              </w:rPr>
              <w:t xml:space="preserve">Mampu mengecek status pengiriman transaksi transfer dana melalui terminal aplikasi penyelesaian.</w:t>
            </w:r>
            <w:r w:rsidDel="00000000" w:rsidR="00000000" w:rsidRPr="00000000">
              <w:rPr>
                <w:rtl w:val="0"/>
              </w:rPr>
            </w:r>
          </w:p>
          <w:p w:rsidR="00000000" w:rsidDel="00000000" w:rsidP="00000000" w:rsidRDefault="00000000" w:rsidRPr="00000000" w14:paraId="00000329">
            <w:pPr>
              <w:numPr>
                <w:ilvl w:val="0"/>
                <w:numId w:val="105"/>
              </w:numPr>
              <w:spacing w:after="120" w:line="240" w:lineRule="auto"/>
              <w:ind w:left="300" w:hanging="360"/>
              <w:rPr/>
            </w:pPr>
            <w:r w:rsidDel="00000000" w:rsidR="00000000" w:rsidRPr="00000000">
              <w:rPr>
                <w:rFonts w:ascii="Calibri" w:cs="Calibri" w:eastAsia="Calibri" w:hAnsi="Calibri"/>
                <w:color w:val="274e13"/>
                <w:rtl w:val="0"/>
              </w:rPr>
              <w:t xml:space="preserve">Mampu memverifikasi kecocokan antara data instruksi nasabah dengan jurnal pencatatan transfer.</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2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32B">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Melaksanakan dan mengotorisasi transaksi transfer dana nilai besar/ritel secara mandiri, serta menangani penyelesaian transaksi retur (</w:t>
            </w:r>
            <w:r w:rsidDel="00000000" w:rsidR="00000000" w:rsidRPr="00000000">
              <w:rPr>
                <w:rFonts w:ascii="Calibri" w:cs="Calibri" w:eastAsia="Calibri" w:hAnsi="Calibri"/>
                <w:i w:val="1"/>
                <w:iCs w:val="1"/>
                <w:color w:val="274e13"/>
                <w:rtl w:val="0"/>
              </w:rPr>
              <w:t xml:space="preserve">return transfer</w:t>
            </w:r>
            <w:r w:rsidDel="00000000" w:rsidR="00000000" w:rsidRPr="00000000">
              <w:rPr>
                <w:rFonts w:ascii="Calibri" w:cs="Calibri" w:eastAsia="Calibri" w:hAnsi="Calibri"/>
                <w:color w:val="274e13"/>
                <w:rtl w:val="0"/>
              </w:rPr>
              <w:t xml:space="preserve">).</w:t>
            </w:r>
          </w:p>
          <w:p w:rsidR="00000000" w:rsidDel="00000000" w:rsidP="00000000" w:rsidRDefault="00000000" w:rsidRPr="00000000" w14:paraId="0000032C">
            <w:pPr>
              <w:spacing w:after="120" w:line="240" w:lineRule="auto"/>
              <w:rPr>
                <w:rFonts w:ascii="Calibri" w:cs="Calibri" w:eastAsia="Calibri" w:hAnsi="Calibri"/>
                <w:color w:val="274e13"/>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2D">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2E">
            <w:pPr>
              <w:numPr>
                <w:ilvl w:val="0"/>
                <w:numId w:val="80"/>
              </w:numPr>
              <w:spacing w:after="120" w:line="240" w:lineRule="auto"/>
              <w:ind w:left="300" w:hanging="360"/>
              <w:rPr/>
            </w:pPr>
            <w:r w:rsidDel="00000000" w:rsidR="00000000" w:rsidRPr="00000000">
              <w:rPr>
                <w:rFonts w:ascii="Calibri" w:cs="Calibri" w:eastAsia="Calibri" w:hAnsi="Calibri"/>
                <w:color w:val="274e13"/>
                <w:rtl w:val="0"/>
              </w:rPr>
              <w:t xml:space="preserve">Mampu mengeksekusi dan mengotorisasi pengiriman dana melalui BI-RTGS dan SKNBI secara akurat sebelum </w:t>
            </w:r>
            <w:r w:rsidDel="00000000" w:rsidR="00000000" w:rsidRPr="00000000">
              <w:rPr>
                <w:rFonts w:ascii="Calibri" w:cs="Calibri" w:eastAsia="Calibri" w:hAnsi="Calibri"/>
                <w:i w:val="1"/>
                <w:iCs w:val="1"/>
                <w:color w:val="274e13"/>
                <w:rtl w:val="0"/>
              </w:rPr>
              <w:t xml:space="preserve">cut off time</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32F">
            <w:pPr>
              <w:numPr>
                <w:ilvl w:val="0"/>
                <w:numId w:val="80"/>
              </w:numPr>
              <w:spacing w:after="120" w:line="240" w:lineRule="auto"/>
              <w:ind w:left="300" w:hanging="360"/>
              <w:rPr/>
            </w:pPr>
            <w:r w:rsidDel="00000000" w:rsidR="00000000" w:rsidRPr="00000000">
              <w:rPr>
                <w:rFonts w:ascii="Calibri" w:cs="Calibri" w:eastAsia="Calibri" w:hAnsi="Calibri"/>
                <w:color w:val="274e13"/>
                <w:rtl w:val="0"/>
              </w:rPr>
              <w:t xml:space="preserve">Mampu memproses penanganan dana retur (</w:t>
            </w:r>
            <w:r w:rsidDel="00000000" w:rsidR="00000000" w:rsidRPr="00000000">
              <w:rPr>
                <w:rFonts w:ascii="Calibri" w:cs="Calibri" w:eastAsia="Calibri" w:hAnsi="Calibri"/>
                <w:i w:val="1"/>
                <w:iCs w:val="1"/>
                <w:color w:val="274e13"/>
                <w:rtl w:val="0"/>
              </w:rPr>
              <w:t xml:space="preserve">return</w:t>
            </w:r>
            <w:r w:rsidDel="00000000" w:rsidR="00000000" w:rsidRPr="00000000">
              <w:rPr>
                <w:rFonts w:ascii="Calibri" w:cs="Calibri" w:eastAsia="Calibri" w:hAnsi="Calibri"/>
                <w:color w:val="274e13"/>
                <w:rtl w:val="0"/>
              </w:rPr>
              <w:t xml:space="preserve">) akibat kesalahan nomor rekening atau penolakan bank penerima secara tepat waktu.</w:t>
            </w:r>
            <w:r w:rsidDel="00000000" w:rsidR="00000000" w:rsidRPr="00000000">
              <w:rPr>
                <w:rtl w:val="0"/>
              </w:rPr>
            </w:r>
          </w:p>
          <w:p w:rsidR="00000000" w:rsidDel="00000000" w:rsidP="00000000" w:rsidRDefault="00000000" w:rsidRPr="00000000" w14:paraId="00000330">
            <w:pPr>
              <w:numPr>
                <w:ilvl w:val="0"/>
                <w:numId w:val="80"/>
              </w:numPr>
              <w:spacing w:after="120" w:line="240" w:lineRule="auto"/>
              <w:ind w:left="300" w:hanging="360"/>
              <w:rPr/>
            </w:pPr>
            <w:r w:rsidDel="00000000" w:rsidR="00000000" w:rsidRPr="00000000">
              <w:rPr>
                <w:rFonts w:ascii="Calibri" w:cs="Calibri" w:eastAsia="Calibri" w:hAnsi="Calibri"/>
                <w:color w:val="274e13"/>
                <w:rtl w:val="0"/>
              </w:rPr>
              <w:t xml:space="preserve">Mampu melakukan rekonsiliasi harian atas akun perantara (</w:t>
            </w:r>
            <w:r w:rsidDel="00000000" w:rsidR="00000000" w:rsidRPr="00000000">
              <w:rPr>
                <w:rFonts w:ascii="Calibri" w:cs="Calibri" w:eastAsia="Calibri" w:hAnsi="Calibri"/>
                <w:i w:val="1"/>
                <w:iCs w:val="1"/>
                <w:color w:val="274e13"/>
                <w:rtl w:val="0"/>
              </w:rPr>
              <w:t xml:space="preserve">suspense account</w:t>
            </w:r>
            <w:r w:rsidDel="00000000" w:rsidR="00000000" w:rsidRPr="00000000">
              <w:rPr>
                <w:rFonts w:ascii="Calibri" w:cs="Calibri" w:eastAsia="Calibri" w:hAnsi="Calibri"/>
                <w:color w:val="274e13"/>
                <w:rtl w:val="0"/>
              </w:rPr>
              <w:t xml:space="preserve">) transfer dana.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31">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332">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hambatan kemacetan lalu lintas data transfer dana, mengevaluasi ketersediaan saldo kecukupan giro bank sentral, serta memimpin penanganan krisis sistemik.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33">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34">
            <w:pPr>
              <w:numPr>
                <w:ilvl w:val="0"/>
                <w:numId w:val="93"/>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akar penyebab kegagalan masif pada pemrosesan transaksi transfer dana di saluran elektronik.</w:t>
            </w:r>
            <w:r w:rsidDel="00000000" w:rsidR="00000000" w:rsidRPr="00000000">
              <w:rPr>
                <w:rtl w:val="0"/>
              </w:rPr>
            </w:r>
          </w:p>
          <w:p w:rsidR="00000000" w:rsidDel="00000000" w:rsidP="00000000" w:rsidRDefault="00000000" w:rsidRPr="00000000" w14:paraId="00000335">
            <w:pPr>
              <w:numPr>
                <w:ilvl w:val="0"/>
                <w:numId w:val="93"/>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tingkat kecukupan likuiditas </w:t>
            </w:r>
            <w:r w:rsidDel="00000000" w:rsidR="00000000" w:rsidRPr="00000000">
              <w:rPr>
                <w:rFonts w:ascii="Calibri" w:cs="Calibri" w:eastAsia="Calibri" w:hAnsi="Calibri"/>
                <w:i w:val="1"/>
                <w:iCs w:val="1"/>
                <w:color w:val="274e13"/>
                <w:rtl w:val="0"/>
              </w:rPr>
              <w:t xml:space="preserve">pre-funding</w:t>
            </w:r>
            <w:r w:rsidDel="00000000" w:rsidR="00000000" w:rsidRPr="00000000">
              <w:rPr>
                <w:rFonts w:ascii="Calibri" w:cs="Calibri" w:eastAsia="Calibri" w:hAnsi="Calibri"/>
                <w:color w:val="274e13"/>
                <w:rtl w:val="0"/>
              </w:rPr>
              <w:t xml:space="preserve"> pada sistem BI-FAST dan SKNBI untuk kelancaran transaksi harian.</w:t>
            </w:r>
            <w:r w:rsidDel="00000000" w:rsidR="00000000" w:rsidRPr="00000000">
              <w:rPr>
                <w:rtl w:val="0"/>
              </w:rPr>
            </w:r>
          </w:p>
          <w:p w:rsidR="00000000" w:rsidDel="00000000" w:rsidP="00000000" w:rsidRDefault="00000000" w:rsidRPr="00000000" w14:paraId="00000336">
            <w:pPr>
              <w:numPr>
                <w:ilvl w:val="0"/>
                <w:numId w:val="93"/>
              </w:numPr>
              <w:spacing w:after="120" w:line="240" w:lineRule="auto"/>
              <w:ind w:left="300" w:hanging="360"/>
              <w:rPr/>
            </w:pPr>
            <w:r w:rsidDel="00000000" w:rsidR="00000000" w:rsidRPr="00000000">
              <w:rPr>
                <w:rFonts w:ascii="Calibri" w:cs="Calibri" w:eastAsia="Calibri" w:hAnsi="Calibri"/>
                <w:color w:val="274e13"/>
                <w:rtl w:val="0"/>
              </w:rPr>
              <w:t xml:space="preserve">Mampu memberikan pertimbangan taktis penanganan transaksi transfer dana saat terjadi gangguan konektivitas jaringan antarbank.</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37">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338">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arsitektur sistem otomatisasi pemrosesan transfer dana bank, merumuskan tata kelola ketahanan operasional transfer, dan mengarahkan integrasi sistem pembayaran nasional.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39">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3A">
            <w:pPr>
              <w:numPr>
                <w:ilvl w:val="0"/>
                <w:numId w:val="94"/>
              </w:numPr>
              <w:spacing w:after="120" w:line="240" w:lineRule="auto"/>
              <w:ind w:left="300" w:hanging="360"/>
              <w:rPr/>
            </w:pPr>
            <w:r w:rsidDel="00000000" w:rsidR="00000000" w:rsidRPr="00000000">
              <w:rPr>
                <w:rFonts w:ascii="Calibri" w:cs="Calibri" w:eastAsia="Calibri" w:hAnsi="Calibri"/>
                <w:color w:val="274e13"/>
                <w:rtl w:val="0"/>
              </w:rPr>
              <w:t xml:space="preserve">Mampu merancang skema pemrosesan transfer dana berbasis otomatisasi total (</w:t>
            </w:r>
            <w:r w:rsidDel="00000000" w:rsidR="00000000" w:rsidRPr="00000000">
              <w:rPr>
                <w:rFonts w:ascii="Calibri" w:cs="Calibri" w:eastAsia="Calibri" w:hAnsi="Calibri"/>
                <w:i w:val="1"/>
                <w:iCs w:val="1"/>
                <w:color w:val="274e13"/>
                <w:rtl w:val="0"/>
              </w:rPr>
              <w:t xml:space="preserve">Straight Through Processing/ STP</w:t>
            </w:r>
            <w:r w:rsidDel="00000000" w:rsidR="00000000" w:rsidRPr="00000000">
              <w:rPr>
                <w:rFonts w:ascii="Calibri" w:cs="Calibri" w:eastAsia="Calibri" w:hAnsi="Calibri"/>
                <w:color w:val="274e13"/>
                <w:rtl w:val="0"/>
              </w:rPr>
              <w:t xml:space="preserve">) berkapasitas tinggi.</w:t>
            </w:r>
            <w:r w:rsidDel="00000000" w:rsidR="00000000" w:rsidRPr="00000000">
              <w:rPr>
                <w:rtl w:val="0"/>
              </w:rPr>
            </w:r>
          </w:p>
          <w:p w:rsidR="00000000" w:rsidDel="00000000" w:rsidP="00000000" w:rsidRDefault="00000000" w:rsidRPr="00000000" w14:paraId="0000033B">
            <w:pPr>
              <w:numPr>
                <w:ilvl w:val="0"/>
                <w:numId w:val="94"/>
              </w:numPr>
              <w:spacing w:after="120" w:line="240" w:lineRule="auto"/>
              <w:ind w:left="300" w:hanging="360"/>
              <w:rPr/>
            </w:pPr>
            <w:r w:rsidDel="00000000" w:rsidR="00000000" w:rsidRPr="00000000">
              <w:rPr>
                <w:rFonts w:ascii="Calibri" w:cs="Calibri" w:eastAsia="Calibri" w:hAnsi="Calibri"/>
                <w:color w:val="274e13"/>
                <w:rtl w:val="0"/>
              </w:rPr>
              <w:t xml:space="preserve">Mampu merumuskan kebijakan strategi kontinuitas bisnis (</w:t>
            </w:r>
            <w:r w:rsidDel="00000000" w:rsidR="00000000" w:rsidRPr="00000000">
              <w:rPr>
                <w:rFonts w:ascii="Calibri" w:cs="Calibri" w:eastAsia="Calibri" w:hAnsi="Calibri"/>
                <w:i w:val="1"/>
                <w:iCs w:val="1"/>
                <w:color w:val="274e13"/>
                <w:rtl w:val="0"/>
              </w:rPr>
              <w:t xml:space="preserve">Business Continuity Plan</w:t>
            </w:r>
            <w:r w:rsidDel="00000000" w:rsidR="00000000" w:rsidRPr="00000000">
              <w:rPr>
                <w:rFonts w:ascii="Calibri" w:cs="Calibri" w:eastAsia="Calibri" w:hAnsi="Calibri"/>
                <w:color w:val="274e13"/>
                <w:rtl w:val="0"/>
              </w:rPr>
              <w:t xml:space="preserve">) untuk operasional transfer dana saat kondisi darurat.</w:t>
            </w:r>
            <w:r w:rsidDel="00000000" w:rsidR="00000000" w:rsidRPr="00000000">
              <w:rPr>
                <w:rtl w:val="0"/>
              </w:rPr>
            </w:r>
          </w:p>
        </w:tc>
      </w:tr>
    </w:tbl>
    <w:p w:rsidR="00000000" w:rsidDel="00000000" w:rsidP="00000000" w:rsidRDefault="00000000" w:rsidRPr="00000000" w14:paraId="0000033C">
      <w:pPr>
        <w:pStyle w:val="Heading2"/>
        <w:spacing w:after="80" w:before="360" w:line="300" w:lineRule="auto"/>
        <w:rPr>
          <w:rFonts w:ascii="Calibri" w:cs="Calibri" w:eastAsia="Calibri" w:hAnsi="Calibri"/>
          <w:color w:val="274e13"/>
          <w:sz w:val="29"/>
          <w:szCs w:val="29"/>
        </w:rPr>
      </w:pPr>
      <w:r w:rsidDel="00000000" w:rsidR="00000000" w:rsidRPr="00000000">
        <w:rPr>
          <w:rtl w:val="0"/>
        </w:rPr>
      </w:r>
    </w:p>
    <w:p w:rsidR="00000000" w:rsidDel="00000000" w:rsidP="00000000" w:rsidRDefault="00000000" w:rsidRPr="00000000" w14:paraId="0000033D">
      <w:pPr>
        <w:pStyle w:val="Heading2"/>
        <w:spacing w:after="80" w:before="360" w:line="300" w:lineRule="auto"/>
        <w:rPr>
          <w:rFonts w:ascii="Calibri" w:cs="Calibri" w:eastAsia="Calibri" w:hAnsi="Calibri"/>
          <w:color w:val="274e13"/>
          <w:sz w:val="29"/>
          <w:szCs w:val="29"/>
        </w:rPr>
      </w:pPr>
      <w:bookmarkStart w:colFirst="0" w:colLast="0" w:name="_heading=h.os28l6u5o3cp" w:id="3"/>
      <w:bookmarkEnd w:id="3"/>
      <w:r w:rsidDel="00000000" w:rsidR="00000000" w:rsidRPr="00000000">
        <w:rPr>
          <w:rtl w:val="0"/>
        </w:rPr>
      </w:r>
    </w:p>
    <w:p w:rsidR="00000000" w:rsidDel="00000000" w:rsidP="00000000" w:rsidRDefault="00000000" w:rsidRPr="00000000" w14:paraId="0000033E">
      <w:pPr>
        <w:pStyle w:val="Heading2"/>
        <w:spacing w:after="80" w:before="360" w:line="300" w:lineRule="auto"/>
        <w:rPr>
          <w:rFonts w:ascii="Calibri" w:cs="Calibri" w:eastAsia="Calibri" w:hAnsi="Calibri"/>
          <w:color w:val="274e13"/>
          <w:sz w:val="29"/>
          <w:szCs w:val="29"/>
        </w:rPr>
      </w:pPr>
      <w:sdt>
        <w:sdtPr>
          <w:id w:val="1154937036"/>
          <w:tag w:val="goog_rdk_6"/>
        </w:sdtPr>
        <w:sdtContent>
          <w:commentRangeStart w:id="4"/>
        </w:sdtContent>
      </w:sdt>
      <w:sdt>
        <w:sdtPr>
          <w:id w:val="-1882302785"/>
          <w:tag w:val="goog_rdk_7"/>
        </w:sdtPr>
        <w:sdtContent>
          <w:commentRangeStart w:id="5"/>
        </w:sdtContent>
      </w:sdt>
      <w:r w:rsidDel="00000000" w:rsidR="00000000" w:rsidRPr="00000000">
        <w:rPr>
          <w:rFonts w:ascii="Calibri" w:cs="Calibri" w:eastAsia="Calibri" w:hAnsi="Calibri"/>
          <w:color w:val="274e13"/>
          <w:sz w:val="29"/>
          <w:szCs w:val="29"/>
          <w:rtl w:val="0"/>
        </w:rPr>
        <w:t xml:space="preserve">(SBT-26) Melaksanakan Penatausahaan Surat Berharga Nasabah</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33F">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memproses administrasi, menyimpan, mengomunikasikan aksi korporasi, memicu pembayaran kupon/pokok, dan merekonsiliasi kepemilikan surat berharga (obligasi, sukuk, reksadana, dll) yang dititipkan oleh nasabah (layanan Kustodian/</w:t>
      </w:r>
      <w:r w:rsidDel="00000000" w:rsidR="00000000" w:rsidRPr="00000000">
        <w:rPr>
          <w:rFonts w:ascii="Calibri" w:cs="Calibri" w:eastAsia="Calibri" w:hAnsi="Calibri"/>
          <w:i w:val="1"/>
          <w:iCs w:val="1"/>
          <w:color w:val="274e13"/>
          <w:rtl w:val="0"/>
        </w:rPr>
        <w:t xml:space="preserve">Sub-Registry</w:t>
      </w:r>
      <w:r w:rsidDel="00000000" w:rsidR="00000000" w:rsidRPr="00000000">
        <w:rPr>
          <w:rFonts w:ascii="Calibri" w:cs="Calibri" w:eastAsia="Calibri" w:hAnsi="Calibri"/>
          <w:color w:val="274e13"/>
          <w:rtl w:val="0"/>
        </w:rPr>
        <w:t xml:space="preserve">).</w:t>
      </w:r>
    </w:p>
    <w:tbl>
      <w:tblPr>
        <w:tblStyle w:val="Table26"/>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3"/>
        <w:gridCol w:w="6197"/>
        <w:tblGridChange w:id="0">
          <w:tblGrid>
            <w:gridCol w:w="3163"/>
            <w:gridCol w:w="619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4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341">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jenis-jenis surat berharga nasabah, fungsi layanan kustodian, dan cara pengarsipan berkas kepemilikan.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42">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43">
            <w:pPr>
              <w:numPr>
                <w:ilvl w:val="0"/>
                <w:numId w:val="33"/>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menyebutkan instrumen surat berharga pasar modal dan pasar uang yang dimiliki nasabah.</w:t>
            </w:r>
            <w:r w:rsidDel="00000000" w:rsidR="00000000" w:rsidRPr="00000000">
              <w:rPr>
                <w:rtl w:val="0"/>
              </w:rPr>
            </w:r>
          </w:p>
          <w:p w:rsidR="00000000" w:rsidDel="00000000" w:rsidP="00000000" w:rsidRDefault="00000000" w:rsidRPr="00000000" w14:paraId="00000344">
            <w:pPr>
              <w:numPr>
                <w:ilvl w:val="0"/>
                <w:numId w:val="33"/>
              </w:numPr>
              <w:spacing w:after="120" w:line="240" w:lineRule="auto"/>
              <w:ind w:left="300" w:hanging="360"/>
              <w:rPr/>
            </w:pPr>
            <w:r w:rsidDel="00000000" w:rsidR="00000000" w:rsidRPr="00000000">
              <w:rPr>
                <w:rFonts w:ascii="Calibri" w:cs="Calibri" w:eastAsia="Calibri" w:hAnsi="Calibri"/>
                <w:color w:val="274e13"/>
                <w:rtl w:val="0"/>
              </w:rPr>
              <w:t xml:space="preserve">Mampu mencatat data pendaftaran kepemilikan efek nasabah ke dalam register sistem pengawasan.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4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346">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alur proses penyelesaian transaksi efek, pembayaran bunga/kupon, serta mekanisme pemisahan aset nasabah (</w:t>
            </w:r>
            <w:r w:rsidDel="00000000" w:rsidR="00000000" w:rsidRPr="00000000">
              <w:rPr>
                <w:rFonts w:ascii="Calibri" w:cs="Calibri" w:eastAsia="Calibri" w:hAnsi="Calibri"/>
                <w:i w:val="1"/>
                <w:iCs w:val="1"/>
                <w:color w:val="274e13"/>
                <w:rtl w:val="0"/>
              </w:rPr>
              <w:t xml:space="preserve">asset segregation</w:t>
            </w:r>
            <w:r w:rsidDel="00000000" w:rsidR="00000000" w:rsidRPr="00000000">
              <w:rPr>
                <w:rFonts w:ascii="Calibri" w:cs="Calibri" w:eastAsia="Calibri" w:hAnsi="Calibri"/>
                <w:color w:val="274e13"/>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47">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48">
            <w:pPr>
              <w:numPr>
                <w:ilvl w:val="0"/>
                <w:numId w:val="28"/>
              </w:numPr>
              <w:spacing w:after="120" w:line="240" w:lineRule="auto"/>
              <w:ind w:left="300" w:hanging="360"/>
              <w:rPr/>
            </w:pPr>
            <w:r w:rsidDel="00000000" w:rsidR="00000000" w:rsidRPr="00000000">
              <w:rPr>
                <w:rFonts w:ascii="Calibri" w:cs="Calibri" w:eastAsia="Calibri" w:hAnsi="Calibri"/>
                <w:color w:val="274e13"/>
                <w:rtl w:val="0"/>
              </w:rPr>
              <w:t xml:space="preserve">Mampu menjelaskan prosedur penatausahaan dan penyelesaian transaksi surat berharga nasabah.</w:t>
            </w:r>
            <w:r w:rsidDel="00000000" w:rsidR="00000000" w:rsidRPr="00000000">
              <w:rPr>
                <w:rtl w:val="0"/>
              </w:rPr>
            </w:r>
          </w:p>
          <w:p w:rsidR="00000000" w:rsidDel="00000000" w:rsidP="00000000" w:rsidRDefault="00000000" w:rsidRPr="00000000" w14:paraId="00000349">
            <w:pPr>
              <w:numPr>
                <w:ilvl w:val="0"/>
                <w:numId w:val="28"/>
              </w:numPr>
              <w:spacing w:after="120" w:line="240" w:lineRule="auto"/>
              <w:ind w:left="300" w:hanging="360"/>
              <w:rPr/>
            </w:pPr>
            <w:r w:rsidDel="00000000" w:rsidR="00000000" w:rsidRPr="00000000">
              <w:rPr>
                <w:rFonts w:ascii="Calibri" w:cs="Calibri" w:eastAsia="Calibri" w:hAnsi="Calibri"/>
                <w:color w:val="274e13"/>
                <w:rtl w:val="0"/>
              </w:rPr>
              <w:t xml:space="preserve">Mampu menginput data hak kupon/jatuh tempo surat berharga nasabah ke dalam jadwal pembayaran.</w:t>
            </w:r>
            <w:r w:rsidDel="00000000" w:rsidR="00000000" w:rsidRPr="00000000">
              <w:rPr>
                <w:rtl w:val="0"/>
              </w:rPr>
            </w:r>
          </w:p>
          <w:p w:rsidR="00000000" w:rsidDel="00000000" w:rsidP="00000000" w:rsidRDefault="00000000" w:rsidRPr="00000000" w14:paraId="0000034A">
            <w:pPr>
              <w:numPr>
                <w:ilvl w:val="0"/>
                <w:numId w:val="28"/>
              </w:numPr>
              <w:spacing w:after="120" w:line="240" w:lineRule="auto"/>
              <w:ind w:left="300" w:hanging="360"/>
              <w:rPr/>
            </w:pPr>
            <w:r w:rsidDel="00000000" w:rsidR="00000000" w:rsidRPr="00000000">
              <w:rPr>
                <w:rFonts w:ascii="Calibri" w:cs="Calibri" w:eastAsia="Calibri" w:hAnsi="Calibri"/>
                <w:color w:val="274e13"/>
                <w:rtl w:val="0"/>
              </w:rPr>
              <w:t xml:space="preserve">Mampu melakukan verifikasi kesesuaian instruksi pemindahan efek nasabah dengan dokumen pendukung.</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4B">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34C">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Melaksanakan administrasi penatausahaan efek nasabah secara mandiri, memproses instruksi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efek, dan menyusun laporan rekening efek (</w:t>
            </w:r>
            <w:r w:rsidDel="00000000" w:rsidR="00000000" w:rsidRPr="00000000">
              <w:rPr>
                <w:rFonts w:ascii="Calibri" w:cs="Calibri" w:eastAsia="Calibri" w:hAnsi="Calibri"/>
                <w:i w:val="1"/>
                <w:iCs w:val="1"/>
                <w:color w:val="274e13"/>
                <w:rtl w:val="0"/>
              </w:rPr>
              <w:t xml:space="preserve">statement of account</w:t>
            </w:r>
            <w:r w:rsidDel="00000000" w:rsidR="00000000" w:rsidRPr="00000000">
              <w:rPr>
                <w:rFonts w:ascii="Calibri" w:cs="Calibri" w:eastAsia="Calibri" w:hAnsi="Calibri"/>
                <w:color w:val="274e13"/>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4D">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4E">
            <w:pPr>
              <w:numPr>
                <w:ilvl w:val="0"/>
                <w:numId w:val="124"/>
              </w:numPr>
              <w:spacing w:after="120" w:line="240" w:lineRule="auto"/>
              <w:ind w:left="300" w:hanging="360"/>
              <w:rPr/>
            </w:pPr>
            <w:r w:rsidDel="00000000" w:rsidR="00000000" w:rsidRPr="00000000">
              <w:rPr>
                <w:rFonts w:ascii="Calibri" w:cs="Calibri" w:eastAsia="Calibri" w:hAnsi="Calibri"/>
                <w:color w:val="274e13"/>
                <w:rtl w:val="0"/>
              </w:rPr>
              <w:t xml:space="preserve">Mampu memproses eksekusi instruksi pemindahan/ penyerahan surat berharga nasabah melalui sistem pencatatan terpusat (seperti KSEI/BI-SSSS).</w:t>
            </w:r>
            <w:r w:rsidDel="00000000" w:rsidR="00000000" w:rsidRPr="00000000">
              <w:rPr>
                <w:rtl w:val="0"/>
              </w:rPr>
            </w:r>
          </w:p>
          <w:p w:rsidR="00000000" w:rsidDel="00000000" w:rsidP="00000000" w:rsidRDefault="00000000" w:rsidRPr="00000000" w14:paraId="0000034F">
            <w:pPr>
              <w:numPr>
                <w:ilvl w:val="0"/>
                <w:numId w:val="124"/>
              </w:numPr>
              <w:spacing w:after="120" w:line="240" w:lineRule="auto"/>
              <w:ind w:left="300" w:hanging="360"/>
              <w:rPr/>
            </w:pPr>
            <w:r w:rsidDel="00000000" w:rsidR="00000000" w:rsidRPr="00000000">
              <w:rPr>
                <w:rFonts w:ascii="Calibri" w:cs="Calibri" w:eastAsia="Calibri" w:hAnsi="Calibri"/>
                <w:color w:val="274e13"/>
                <w:rtl w:val="0"/>
              </w:rPr>
              <w:t xml:space="preserve">Mampu menyusun dan mendistribusikan laporan berkala rincian portofolio efek kepada nasabah secara akurat.</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5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351">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ketidaksesuaian posisi efek nasabah, mengevaluasi risiko operasional penatausahaan efek, serta mengelola penanganan aksi korporasi (</w:t>
            </w:r>
            <w:r w:rsidDel="00000000" w:rsidR="00000000" w:rsidRPr="00000000">
              <w:rPr>
                <w:rFonts w:ascii="Calibri" w:cs="Calibri" w:eastAsia="Calibri" w:hAnsi="Calibri"/>
                <w:i w:val="1"/>
                <w:iCs w:val="1"/>
                <w:color w:val="274e13"/>
                <w:rtl w:val="0"/>
              </w:rPr>
              <w:t xml:space="preserve">corporate action</w:t>
            </w:r>
            <w:r w:rsidDel="00000000" w:rsidR="00000000" w:rsidRPr="00000000">
              <w:rPr>
                <w:rFonts w:ascii="Calibri" w:cs="Calibri" w:eastAsia="Calibri" w:hAnsi="Calibri"/>
                <w:color w:val="274e13"/>
                <w:rtl w:val="0"/>
              </w:rPr>
              <w:t xml:space="preserve">) kompleks.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52">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53">
            <w:pPr>
              <w:numPr>
                <w:ilvl w:val="0"/>
                <w:numId w:val="47"/>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penyebab terjadinya selisih saldo efek nasabah antara catatan internal dengan lembaga penyimpan terpusat.</w:t>
            </w:r>
            <w:r w:rsidDel="00000000" w:rsidR="00000000" w:rsidRPr="00000000">
              <w:rPr>
                <w:rtl w:val="0"/>
              </w:rPr>
            </w:r>
          </w:p>
          <w:p w:rsidR="00000000" w:rsidDel="00000000" w:rsidP="00000000" w:rsidRDefault="00000000" w:rsidRPr="00000000" w14:paraId="00000354">
            <w:pPr>
              <w:numPr>
                <w:ilvl w:val="0"/>
                <w:numId w:val="47"/>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tingkat efektivitas pelaksanaan pembayaran hak-hak atas surat berharga nasabah (dividen/kupon).</w:t>
            </w:r>
            <w:r w:rsidDel="00000000" w:rsidR="00000000" w:rsidRPr="00000000">
              <w:rPr>
                <w:rtl w:val="0"/>
              </w:rPr>
            </w:r>
          </w:p>
          <w:p w:rsidR="00000000" w:rsidDel="00000000" w:rsidP="00000000" w:rsidRDefault="00000000" w:rsidRPr="00000000" w14:paraId="00000355">
            <w:pPr>
              <w:numPr>
                <w:ilvl w:val="0"/>
                <w:numId w:val="47"/>
              </w:numPr>
              <w:spacing w:after="120" w:line="240" w:lineRule="auto"/>
              <w:ind w:left="300" w:hanging="360"/>
              <w:rPr/>
            </w:pPr>
            <w:r w:rsidDel="00000000" w:rsidR="00000000" w:rsidRPr="00000000">
              <w:rPr>
                <w:rFonts w:ascii="Calibri" w:cs="Calibri" w:eastAsia="Calibri" w:hAnsi="Calibri"/>
                <w:color w:val="274e13"/>
                <w:rtl w:val="0"/>
              </w:rPr>
              <w:t xml:space="preserve">Mampu memandu penyelesaian kendala teknis administrasi efek nasabah yang melibatkan pihak regulator pasar modal.</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56">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357">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tata kelola layanan kustodian/</w:t>
            </w:r>
            <w:r w:rsidDel="00000000" w:rsidR="00000000" w:rsidRPr="00000000">
              <w:rPr>
                <w:rFonts w:ascii="Calibri" w:cs="Calibri" w:eastAsia="Calibri" w:hAnsi="Calibri"/>
                <w:i w:val="1"/>
                <w:iCs w:val="1"/>
                <w:color w:val="274e13"/>
                <w:rtl w:val="0"/>
              </w:rPr>
              <w:t xml:space="preserve">sub-registry</w:t>
            </w:r>
            <w:r w:rsidDel="00000000" w:rsidR="00000000" w:rsidRPr="00000000">
              <w:rPr>
                <w:rFonts w:ascii="Calibri" w:cs="Calibri" w:eastAsia="Calibri" w:hAnsi="Calibri"/>
                <w:color w:val="274e13"/>
                <w:rtl w:val="0"/>
              </w:rPr>
              <w:t xml:space="preserve"> berbasis teknologi terdepan, merumuskan kebijakan perlindungan aset nasabah, dan mengarahkan pengembangan bisnis jasa penitipan.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58">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59">
            <w:pPr>
              <w:numPr>
                <w:ilvl w:val="0"/>
                <w:numId w:val="43"/>
              </w:numPr>
              <w:spacing w:after="120" w:line="240" w:lineRule="auto"/>
              <w:ind w:left="300" w:hanging="360"/>
              <w:rPr/>
            </w:pPr>
            <w:r w:rsidDel="00000000" w:rsidR="00000000" w:rsidRPr="00000000">
              <w:rPr>
                <w:rFonts w:ascii="Calibri" w:cs="Calibri" w:eastAsia="Calibri" w:hAnsi="Calibri"/>
                <w:color w:val="274e13"/>
                <w:rtl w:val="0"/>
              </w:rPr>
              <w:t xml:space="preserve">Mampu merancang sistem penatausahaan surat berharga yang mengintegrasikan aspek keamanan digital tinggi dan pemantauan real-time.</w:t>
            </w:r>
            <w:r w:rsidDel="00000000" w:rsidR="00000000" w:rsidRPr="00000000">
              <w:rPr>
                <w:rtl w:val="0"/>
              </w:rPr>
            </w:r>
          </w:p>
          <w:p w:rsidR="00000000" w:rsidDel="00000000" w:rsidP="00000000" w:rsidRDefault="00000000" w:rsidRPr="00000000" w14:paraId="0000035A">
            <w:pPr>
              <w:numPr>
                <w:ilvl w:val="0"/>
                <w:numId w:val="43"/>
              </w:numPr>
              <w:spacing w:after="120" w:line="240" w:lineRule="auto"/>
              <w:ind w:left="300" w:hanging="360"/>
              <w:rPr/>
            </w:pPr>
            <w:r w:rsidDel="00000000" w:rsidR="00000000" w:rsidRPr="00000000">
              <w:rPr>
                <w:rFonts w:ascii="Calibri" w:cs="Calibri" w:eastAsia="Calibri" w:hAnsi="Calibri"/>
                <w:color w:val="274e13"/>
                <w:rtl w:val="0"/>
              </w:rPr>
              <w:t xml:space="preserve">Mampu merumuskan kebijakan operasional penatausahaan efek yang memenuhi standar kepatuhan regulasi pasar modal dan perbankan.</w:t>
            </w:r>
            <w:r w:rsidDel="00000000" w:rsidR="00000000" w:rsidRPr="00000000">
              <w:rPr>
                <w:rtl w:val="0"/>
              </w:rPr>
            </w:r>
          </w:p>
        </w:tc>
      </w:tr>
    </w:tbl>
    <w:p w:rsidR="00000000" w:rsidDel="00000000" w:rsidP="00000000" w:rsidRDefault="00000000" w:rsidRPr="00000000" w14:paraId="0000035B">
      <w:pPr>
        <w:pStyle w:val="Heading2"/>
        <w:spacing w:after="80" w:before="360" w:line="300" w:lineRule="auto"/>
        <w:rPr>
          <w:rFonts w:ascii="Calibri" w:cs="Calibri" w:eastAsia="Calibri" w:hAnsi="Calibri"/>
          <w:color w:val="274e13"/>
          <w:sz w:val="29"/>
          <w:szCs w:val="29"/>
        </w:rPr>
      </w:pPr>
      <w:r w:rsidDel="00000000" w:rsidR="00000000" w:rsidRPr="00000000">
        <w:rPr>
          <w:rtl w:val="0"/>
        </w:rPr>
      </w:r>
    </w:p>
    <w:p w:rsidR="00000000" w:rsidDel="00000000" w:rsidP="00000000" w:rsidRDefault="00000000" w:rsidRPr="00000000" w14:paraId="0000035C">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(SBT-27) Melakukan Kegiatan Operasional Pengelolaan Uang Tunai</w:t>
      </w:r>
    </w:p>
    <w:p w:rsidR="00000000" w:rsidDel="00000000" w:rsidP="00000000" w:rsidRDefault="00000000" w:rsidRPr="00000000" w14:paraId="0000035D">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merencanakan, mengelola persediaan (</w:t>
      </w:r>
      <w:r w:rsidDel="00000000" w:rsidR="00000000" w:rsidRPr="00000000">
        <w:rPr>
          <w:rFonts w:ascii="Calibri" w:cs="Calibri" w:eastAsia="Calibri" w:hAnsi="Calibri"/>
          <w:i w:val="1"/>
          <w:iCs w:val="1"/>
          <w:color w:val="274e13"/>
          <w:rtl w:val="0"/>
        </w:rPr>
        <w:t xml:space="preserve">cash handling</w:t>
      </w:r>
      <w:r w:rsidDel="00000000" w:rsidR="00000000" w:rsidRPr="00000000">
        <w:rPr>
          <w:rFonts w:ascii="Calibri" w:cs="Calibri" w:eastAsia="Calibri" w:hAnsi="Calibri"/>
          <w:color w:val="274e13"/>
          <w:rtl w:val="0"/>
        </w:rPr>
        <w:t xml:space="preserve">), memproses sortir (</w:t>
      </w:r>
      <w:r w:rsidDel="00000000" w:rsidR="00000000" w:rsidRPr="00000000">
        <w:rPr>
          <w:rFonts w:ascii="Calibri" w:cs="Calibri" w:eastAsia="Calibri" w:hAnsi="Calibri"/>
          <w:i w:val="1"/>
          <w:iCs w:val="1"/>
          <w:color w:val="274e13"/>
          <w:rtl w:val="0"/>
        </w:rPr>
        <w:t xml:space="preserve">cash processing</w:t>
      </w:r>
      <w:r w:rsidDel="00000000" w:rsidR="00000000" w:rsidRPr="00000000">
        <w:rPr>
          <w:rFonts w:ascii="Calibri" w:cs="Calibri" w:eastAsia="Calibri" w:hAnsi="Calibri"/>
          <w:color w:val="274e13"/>
          <w:rtl w:val="0"/>
        </w:rPr>
        <w:t xml:space="preserve">), mendistribusikan, merekonsiliasi kas di khazanah/ATM/CRM, serta mengelola kerja sama dengan pihak ketiga penyelenggara jasa pengolahan uang rupiah (PJPUR).</w:t>
      </w:r>
    </w:p>
    <w:tbl>
      <w:tblPr>
        <w:tblStyle w:val="Table27"/>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0"/>
        <w:gridCol w:w="6200"/>
        <w:tblGridChange w:id="0">
          <w:tblGrid>
            <w:gridCol w:w="3160"/>
            <w:gridCol w:w="620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5E">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35F">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dasar-dasar pengelolaan fisik uang tunai, pengenalan pecahan, dan prosedur keamanan di ruang khazanah (</w:t>
            </w:r>
            <w:r w:rsidDel="00000000" w:rsidR="00000000" w:rsidRPr="00000000">
              <w:rPr>
                <w:rFonts w:ascii="Calibri" w:cs="Calibri" w:eastAsia="Calibri" w:hAnsi="Calibri"/>
                <w:i w:val="1"/>
                <w:iCs w:val="1"/>
                <w:color w:val="274e13"/>
                <w:rtl w:val="0"/>
              </w:rPr>
              <w:t xml:space="preserve">vault</w:t>
            </w:r>
            <w:r w:rsidDel="00000000" w:rsidR="00000000" w:rsidRPr="00000000">
              <w:rPr>
                <w:rFonts w:ascii="Calibri" w:cs="Calibri" w:eastAsia="Calibri" w:hAnsi="Calibri"/>
                <w:color w:val="274e13"/>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6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61">
            <w:pPr>
              <w:numPr>
                <w:ilvl w:val="0"/>
                <w:numId w:val="70"/>
              </w:numPr>
              <w:spacing w:after="120" w:line="240" w:lineRule="auto"/>
              <w:ind w:left="300" w:hanging="360"/>
              <w:rPr/>
            </w:pPr>
            <w:r w:rsidDel="00000000" w:rsidR="00000000" w:rsidRPr="00000000">
              <w:rPr>
                <w:rFonts w:ascii="Calibri" w:cs="Calibri" w:eastAsia="Calibri" w:hAnsi="Calibri"/>
                <w:color w:val="274e13"/>
                <w:rtl w:val="0"/>
              </w:rPr>
              <w:t xml:space="preserve">Mampu menyebutkan perbedaan uang layak edar (ULE) dan uang tidak layak edar (UTLE) sesuai standar Bank Indonesia.</w:t>
            </w:r>
            <w:r w:rsidDel="00000000" w:rsidR="00000000" w:rsidRPr="00000000">
              <w:rPr>
                <w:rtl w:val="0"/>
              </w:rPr>
            </w:r>
          </w:p>
          <w:p w:rsidR="00000000" w:rsidDel="00000000" w:rsidP="00000000" w:rsidRDefault="00000000" w:rsidRPr="00000000" w14:paraId="00000362">
            <w:pPr>
              <w:numPr>
                <w:ilvl w:val="0"/>
                <w:numId w:val="70"/>
              </w:numPr>
              <w:spacing w:after="120" w:line="240" w:lineRule="auto"/>
              <w:ind w:left="300" w:hanging="360"/>
              <w:rPr/>
            </w:pPr>
            <w:r w:rsidDel="00000000" w:rsidR="00000000" w:rsidRPr="00000000">
              <w:rPr>
                <w:rFonts w:ascii="Calibri" w:cs="Calibri" w:eastAsia="Calibri" w:hAnsi="Calibri"/>
                <w:color w:val="274e13"/>
                <w:rtl w:val="0"/>
              </w:rPr>
              <w:t xml:space="preserve">Mampu melakukan perhitungan fisik uang tunai secara cermat menggunakan mesin penghitung uang.</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63">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364">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perhitungan batasan kas (</w:t>
            </w:r>
            <w:r w:rsidDel="00000000" w:rsidR="00000000" w:rsidRPr="00000000">
              <w:rPr>
                <w:rFonts w:ascii="Calibri" w:cs="Calibri" w:eastAsia="Calibri" w:hAnsi="Calibri"/>
                <w:i w:val="1"/>
                <w:iCs w:val="1"/>
                <w:color w:val="274e13"/>
                <w:rtl w:val="0"/>
              </w:rPr>
              <w:t xml:space="preserve">cash limit</w:t>
            </w:r>
            <w:r w:rsidDel="00000000" w:rsidR="00000000" w:rsidRPr="00000000">
              <w:rPr>
                <w:rFonts w:ascii="Calibri" w:cs="Calibri" w:eastAsia="Calibri" w:hAnsi="Calibri"/>
                <w:color w:val="274e13"/>
                <w:rtl w:val="0"/>
              </w:rPr>
              <w:t xml:space="preserve">), alur pengisian kas ATM/CRM, serta prosedur penyortiran dan pengepakan uang tunai.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6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66">
            <w:pPr>
              <w:numPr>
                <w:ilvl w:val="0"/>
                <w:numId w:val="83"/>
              </w:numPr>
              <w:spacing w:after="120" w:line="240" w:lineRule="auto"/>
              <w:ind w:left="300" w:hanging="360"/>
              <w:rPr/>
            </w:pPr>
            <w:r w:rsidDel="00000000" w:rsidR="00000000" w:rsidRPr="00000000">
              <w:rPr>
                <w:rFonts w:ascii="Calibri" w:cs="Calibri" w:eastAsia="Calibri" w:hAnsi="Calibri"/>
                <w:color w:val="274e13"/>
                <w:rtl w:val="0"/>
              </w:rPr>
              <w:t xml:space="preserve">Mampu menjelaskan prosedur masuk-keluar uang tunai dari ruang khasanah bank sesuai standar keamanan.</w:t>
            </w:r>
            <w:r w:rsidDel="00000000" w:rsidR="00000000" w:rsidRPr="00000000">
              <w:rPr>
                <w:rtl w:val="0"/>
              </w:rPr>
            </w:r>
          </w:p>
          <w:p w:rsidR="00000000" w:rsidDel="00000000" w:rsidP="00000000" w:rsidRDefault="00000000" w:rsidRPr="00000000" w14:paraId="00000367">
            <w:pPr>
              <w:numPr>
                <w:ilvl w:val="0"/>
                <w:numId w:val="83"/>
              </w:numPr>
              <w:spacing w:after="120" w:line="240" w:lineRule="auto"/>
              <w:ind w:left="300" w:hanging="360"/>
              <w:rPr/>
            </w:pPr>
            <w:r w:rsidDel="00000000" w:rsidR="00000000" w:rsidRPr="00000000">
              <w:rPr>
                <w:rFonts w:ascii="Calibri" w:cs="Calibri" w:eastAsia="Calibri" w:hAnsi="Calibri"/>
                <w:color w:val="274e13"/>
                <w:rtl w:val="0"/>
              </w:rPr>
              <w:t xml:space="preserve">Mampu mengelompokkan hasil sortir uang berdasarkan tingkat kelayakan edar menggunakan mesin sortir digital.</w:t>
            </w:r>
            <w:r w:rsidDel="00000000" w:rsidR="00000000" w:rsidRPr="00000000">
              <w:rPr>
                <w:rtl w:val="0"/>
              </w:rPr>
            </w:r>
          </w:p>
          <w:p w:rsidR="00000000" w:rsidDel="00000000" w:rsidP="00000000" w:rsidRDefault="00000000" w:rsidRPr="00000000" w14:paraId="00000368">
            <w:pPr>
              <w:numPr>
                <w:ilvl w:val="0"/>
                <w:numId w:val="83"/>
              </w:numPr>
              <w:spacing w:after="120" w:line="240" w:lineRule="auto"/>
              <w:ind w:left="300" w:hanging="360"/>
              <w:rPr/>
            </w:pPr>
            <w:r w:rsidDel="00000000" w:rsidR="00000000" w:rsidRPr="00000000">
              <w:rPr>
                <w:rFonts w:ascii="Calibri" w:cs="Calibri" w:eastAsia="Calibri" w:hAnsi="Calibri"/>
                <w:color w:val="274e13"/>
                <w:rtl w:val="0"/>
              </w:rPr>
              <w:t xml:space="preserve">Mampu menyiapkan pengisian kas fisik untuk kaset mesin ATM/CRM sesuai kebutuhan operasional harian.</w:t>
            </w:r>
            <w:r w:rsidDel="00000000" w:rsidR="00000000" w:rsidRPr="00000000">
              <w:rPr>
                <w:rtl w:val="0"/>
              </w:rPr>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69">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36A">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Mengelola ketersediaan saldo kas kantor dan jaringan ATM/CRM secara mandiri, mengawasi kinerja PJPUR, serta melakukan pendaftaran dan penukaran UTLE ke Bank Indonesia.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6B">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6C">
            <w:pPr>
              <w:numPr>
                <w:ilvl w:val="0"/>
                <w:numId w:val="87"/>
              </w:numPr>
              <w:spacing w:after="120" w:line="240" w:lineRule="auto"/>
              <w:ind w:left="300" w:hanging="360"/>
              <w:rPr/>
            </w:pPr>
            <w:r w:rsidDel="00000000" w:rsidR="00000000" w:rsidRPr="00000000">
              <w:rPr>
                <w:rFonts w:ascii="Calibri" w:cs="Calibri" w:eastAsia="Calibri" w:hAnsi="Calibri"/>
                <w:color w:val="274e13"/>
                <w:rtl w:val="0"/>
              </w:rPr>
              <w:t xml:space="preserve">Mampu memproyeksikan kebutuhan saldo kas harian jaringan kantor untuk mencegah terjadinya kondisi kekurangan/kelebihan kas (</w:t>
            </w:r>
            <w:r w:rsidDel="00000000" w:rsidR="00000000" w:rsidRPr="00000000">
              <w:rPr>
                <w:rFonts w:ascii="Calibri" w:cs="Calibri" w:eastAsia="Calibri" w:hAnsi="Calibri"/>
                <w:i w:val="1"/>
                <w:iCs w:val="1"/>
                <w:color w:val="274e13"/>
                <w:rtl w:val="0"/>
              </w:rPr>
              <w:t xml:space="preserve">hold cash</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36D">
            <w:pPr>
              <w:numPr>
                <w:ilvl w:val="0"/>
                <w:numId w:val="87"/>
              </w:numPr>
              <w:spacing w:after="120" w:line="240" w:lineRule="auto"/>
              <w:ind w:left="300" w:hanging="360"/>
              <w:rPr/>
            </w:pPr>
            <w:r w:rsidDel="00000000" w:rsidR="00000000" w:rsidRPr="00000000">
              <w:rPr>
                <w:rFonts w:ascii="Calibri" w:cs="Calibri" w:eastAsia="Calibri" w:hAnsi="Calibri"/>
                <w:color w:val="274e13"/>
                <w:rtl w:val="0"/>
              </w:rPr>
              <w:t xml:space="preserve">Mampu merekonsiliasi saldo akhir kas fisik di khazanah dan mesin ATM/CRM dengan catatan buku besar </w:t>
            </w:r>
            <w:r w:rsidDel="00000000" w:rsidR="00000000" w:rsidRPr="00000000">
              <w:rPr>
                <w:rFonts w:ascii="Calibri" w:cs="Calibri" w:eastAsia="Calibri" w:hAnsi="Calibri"/>
                <w:i w:val="1"/>
                <w:iCs w:val="1"/>
                <w:color w:val="274e13"/>
                <w:rtl w:val="0"/>
              </w:rPr>
              <w:t xml:space="preserve">core banking</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36E">
            <w:pPr>
              <w:numPr>
                <w:ilvl w:val="0"/>
                <w:numId w:val="87"/>
              </w:numPr>
              <w:spacing w:after="120" w:line="240" w:lineRule="auto"/>
              <w:ind w:left="300" w:hanging="360"/>
              <w:rPr/>
            </w:pPr>
            <w:r w:rsidDel="00000000" w:rsidR="00000000" w:rsidRPr="00000000">
              <w:rPr>
                <w:rFonts w:ascii="Calibri" w:cs="Calibri" w:eastAsia="Calibri" w:hAnsi="Calibri"/>
                <w:color w:val="274e13"/>
                <w:rtl w:val="0"/>
              </w:rPr>
              <w:t xml:space="preserve">Mampu mengkoordinasikan proses pengiriman dan pengawalan uang tunai (</w:t>
            </w:r>
            <w:r w:rsidDel="00000000" w:rsidR="00000000" w:rsidRPr="00000000">
              <w:rPr>
                <w:rFonts w:ascii="Calibri" w:cs="Calibri" w:eastAsia="Calibri" w:hAnsi="Calibri"/>
                <w:i w:val="1"/>
                <w:iCs w:val="1"/>
                <w:color w:val="274e13"/>
                <w:rtl w:val="0"/>
              </w:rPr>
              <w:t xml:space="preserve">cash in transit</w:t>
            </w:r>
            <w:r w:rsidDel="00000000" w:rsidR="00000000" w:rsidRPr="00000000">
              <w:rPr>
                <w:rFonts w:ascii="Calibri" w:cs="Calibri" w:eastAsia="Calibri" w:hAnsi="Calibri"/>
                <w:color w:val="274e13"/>
                <w:rtl w:val="0"/>
              </w:rPr>
              <w:t xml:space="preserve">) bersama pihak kepolisian/PJPUR secara aman.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6F">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370">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efisiensi biaya pengelolaan uang tunai (</w:t>
            </w:r>
            <w:r w:rsidDel="00000000" w:rsidR="00000000" w:rsidRPr="00000000">
              <w:rPr>
                <w:rFonts w:ascii="Calibri" w:cs="Calibri" w:eastAsia="Calibri" w:hAnsi="Calibri"/>
                <w:i w:val="1"/>
                <w:iCs w:val="1"/>
                <w:color w:val="274e13"/>
                <w:rtl w:val="0"/>
              </w:rPr>
              <w:t xml:space="preserve">cost of cash</w:t>
            </w:r>
            <w:r w:rsidDel="00000000" w:rsidR="00000000" w:rsidRPr="00000000">
              <w:rPr>
                <w:rFonts w:ascii="Calibri" w:cs="Calibri" w:eastAsia="Calibri" w:hAnsi="Calibri"/>
                <w:color w:val="274e13"/>
                <w:rtl w:val="0"/>
              </w:rPr>
              <w:t xml:space="preserve">), mengevaluasi risiko operasional </w:t>
            </w:r>
            <w:r w:rsidDel="00000000" w:rsidR="00000000" w:rsidRPr="00000000">
              <w:rPr>
                <w:rFonts w:ascii="Calibri" w:cs="Calibri" w:eastAsia="Calibri" w:hAnsi="Calibri"/>
                <w:i w:val="1"/>
                <w:iCs w:val="1"/>
                <w:color w:val="274e13"/>
                <w:rtl w:val="0"/>
              </w:rPr>
              <w:t xml:space="preserve">cash handling</w:t>
            </w:r>
            <w:r w:rsidDel="00000000" w:rsidR="00000000" w:rsidRPr="00000000">
              <w:rPr>
                <w:rFonts w:ascii="Calibri" w:cs="Calibri" w:eastAsia="Calibri" w:hAnsi="Calibri"/>
                <w:color w:val="274e13"/>
                <w:rtl w:val="0"/>
              </w:rPr>
              <w:t xml:space="preserve">, serta mengoptimalkan tingkat ketersediaan kas di ATM (</w:t>
            </w:r>
            <w:r w:rsidDel="00000000" w:rsidR="00000000" w:rsidRPr="00000000">
              <w:rPr>
                <w:rFonts w:ascii="Calibri" w:cs="Calibri" w:eastAsia="Calibri" w:hAnsi="Calibri"/>
                <w:i w:val="1"/>
                <w:iCs w:val="1"/>
                <w:color w:val="274e13"/>
                <w:rtl w:val="0"/>
              </w:rPr>
              <w:t xml:space="preserve">ATM availability</w:t>
            </w:r>
            <w:r w:rsidDel="00000000" w:rsidR="00000000" w:rsidRPr="00000000">
              <w:rPr>
                <w:rFonts w:ascii="Calibri" w:cs="Calibri" w:eastAsia="Calibri" w:hAnsi="Calibri"/>
                <w:color w:val="274e13"/>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71">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72">
            <w:pPr>
              <w:numPr>
                <w:ilvl w:val="0"/>
                <w:numId w:val="79"/>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pola penggunaan uang tunai masyarakat di berbagai lokasi cabang untuk optimalisasi rasio kas.</w:t>
            </w:r>
            <w:r w:rsidDel="00000000" w:rsidR="00000000" w:rsidRPr="00000000">
              <w:rPr>
                <w:rtl w:val="0"/>
              </w:rPr>
            </w:r>
          </w:p>
          <w:p w:rsidR="00000000" w:rsidDel="00000000" w:rsidP="00000000" w:rsidRDefault="00000000" w:rsidRPr="00000000" w14:paraId="00000373">
            <w:pPr>
              <w:numPr>
                <w:ilvl w:val="0"/>
                <w:numId w:val="79"/>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tingkat efektivitas kinerja vendor PJPUR terkait SLA pengisian ATM dan pengawalan kas.</w:t>
            </w:r>
            <w:r w:rsidDel="00000000" w:rsidR="00000000" w:rsidRPr="00000000">
              <w:rPr>
                <w:rtl w:val="0"/>
              </w:rPr>
            </w:r>
          </w:p>
          <w:p w:rsidR="00000000" w:rsidDel="00000000" w:rsidP="00000000" w:rsidRDefault="00000000" w:rsidRPr="00000000" w14:paraId="00000374">
            <w:pPr>
              <w:numPr>
                <w:ilvl w:val="0"/>
                <w:numId w:val="79"/>
              </w:numPr>
              <w:spacing w:after="120" w:line="240" w:lineRule="auto"/>
              <w:ind w:left="300" w:hanging="360"/>
              <w:rPr/>
            </w:pPr>
            <w:r w:rsidDel="00000000" w:rsidR="00000000" w:rsidRPr="00000000">
              <w:rPr>
                <w:rFonts w:ascii="Calibri" w:cs="Calibri" w:eastAsia="Calibri" w:hAnsi="Calibri"/>
                <w:color w:val="274e13"/>
                <w:rtl w:val="0"/>
              </w:rPr>
              <w:t xml:space="preserve">Mampu memimpin penyelesaian insiden selisih kas fisik bernilai besar di ATM/CRM atau ruang khasanah.</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7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376">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strategi makro pengelolaan logistik kas terpadu (</w:t>
            </w:r>
            <w:r w:rsidDel="00000000" w:rsidR="00000000" w:rsidRPr="00000000">
              <w:rPr>
                <w:rFonts w:ascii="Calibri" w:cs="Calibri" w:eastAsia="Calibri" w:hAnsi="Calibri"/>
                <w:i w:val="1"/>
                <w:iCs w:val="1"/>
                <w:color w:val="274e13"/>
                <w:rtl w:val="0"/>
              </w:rPr>
              <w:t xml:space="preserve">Integrated Cash Management System</w:t>
            </w:r>
            <w:r w:rsidDel="00000000" w:rsidR="00000000" w:rsidRPr="00000000">
              <w:rPr>
                <w:rFonts w:ascii="Calibri" w:cs="Calibri" w:eastAsia="Calibri" w:hAnsi="Calibri"/>
                <w:color w:val="274e13"/>
                <w:rtl w:val="0"/>
              </w:rPr>
              <w:t xml:space="preserve">), merumuskan kebijakan digitalisasi alokasi kas, serta mengarahkan optimasi biaya operasional kas bank.</w:t>
            </w:r>
          </w:p>
          <w:p w:rsidR="00000000" w:rsidDel="00000000" w:rsidP="00000000" w:rsidRDefault="00000000" w:rsidRPr="00000000" w14:paraId="00000377">
            <w:pPr>
              <w:spacing w:after="120" w:line="240" w:lineRule="auto"/>
              <w:rPr>
                <w:rFonts w:ascii="Calibri" w:cs="Calibri" w:eastAsia="Calibri" w:hAnsi="Calibri"/>
                <w:color w:val="274e13"/>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78">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79">
            <w:pPr>
              <w:numPr>
                <w:ilvl w:val="0"/>
                <w:numId w:val="55"/>
              </w:numPr>
              <w:spacing w:after="120" w:line="240" w:lineRule="auto"/>
              <w:ind w:left="300" w:hanging="360"/>
              <w:rPr/>
            </w:pPr>
            <w:r w:rsidDel="00000000" w:rsidR="00000000" w:rsidRPr="00000000">
              <w:rPr>
                <w:rFonts w:ascii="Calibri" w:cs="Calibri" w:eastAsia="Calibri" w:hAnsi="Calibri"/>
                <w:color w:val="274e13"/>
                <w:rtl w:val="0"/>
              </w:rPr>
              <w:t xml:space="preserve">Mampu merancang model pengelolaan uang tunai terautomasi yang meminimalkan biaya penyimpanan (</w:t>
            </w:r>
            <w:r w:rsidDel="00000000" w:rsidR="00000000" w:rsidRPr="00000000">
              <w:rPr>
                <w:rFonts w:ascii="Calibri" w:cs="Calibri" w:eastAsia="Calibri" w:hAnsi="Calibri"/>
                <w:i w:val="1"/>
                <w:iCs w:val="1"/>
                <w:color w:val="274e13"/>
                <w:rtl w:val="0"/>
              </w:rPr>
              <w:t xml:space="preserve">idle cash</w:t>
            </w:r>
            <w:r w:rsidDel="00000000" w:rsidR="00000000" w:rsidRPr="00000000">
              <w:rPr>
                <w:rFonts w:ascii="Calibri" w:cs="Calibri" w:eastAsia="Calibri" w:hAnsi="Calibri"/>
                <w:color w:val="274e13"/>
                <w:rtl w:val="0"/>
              </w:rPr>
              <w:t xml:space="preserve">) secara signifikan.</w:t>
            </w:r>
            <w:r w:rsidDel="00000000" w:rsidR="00000000" w:rsidRPr="00000000">
              <w:rPr>
                <w:rtl w:val="0"/>
              </w:rPr>
            </w:r>
          </w:p>
          <w:p w:rsidR="00000000" w:rsidDel="00000000" w:rsidP="00000000" w:rsidRDefault="00000000" w:rsidRPr="00000000" w14:paraId="0000037A">
            <w:pPr>
              <w:numPr>
                <w:ilvl w:val="0"/>
                <w:numId w:val="55"/>
              </w:numPr>
              <w:spacing w:after="120" w:line="240" w:lineRule="auto"/>
              <w:ind w:left="300" w:hanging="360"/>
              <w:rPr/>
            </w:pPr>
            <w:r w:rsidDel="00000000" w:rsidR="00000000" w:rsidRPr="00000000">
              <w:rPr>
                <w:rFonts w:ascii="Calibri" w:cs="Calibri" w:eastAsia="Calibri" w:hAnsi="Calibri"/>
                <w:color w:val="274e13"/>
                <w:rtl w:val="0"/>
              </w:rPr>
              <w:t xml:space="preserve">Mampu merumuskan kebijakan standar keamanan operasional ruang khasanah dan pengelolaan uang tunai berstandar nasional.</w:t>
            </w:r>
            <w:r w:rsidDel="00000000" w:rsidR="00000000" w:rsidRPr="00000000">
              <w:rPr>
                <w:rtl w:val="0"/>
              </w:rPr>
            </w:r>
          </w:p>
        </w:tc>
      </w:tr>
    </w:tbl>
    <w:p w:rsidR="00000000" w:rsidDel="00000000" w:rsidP="00000000" w:rsidRDefault="00000000" w:rsidRPr="00000000" w14:paraId="0000037B">
      <w:pPr>
        <w:pStyle w:val="Heading2"/>
        <w:spacing w:after="80" w:before="360" w:line="300" w:lineRule="auto"/>
        <w:rPr>
          <w:rFonts w:ascii="Calibri" w:cs="Calibri" w:eastAsia="Calibri" w:hAnsi="Calibri"/>
          <w:color w:val="274e13"/>
          <w:sz w:val="29"/>
          <w:szCs w:val="29"/>
        </w:rPr>
      </w:pPr>
      <w:r w:rsidDel="00000000" w:rsidR="00000000" w:rsidRPr="00000000">
        <w:rPr>
          <w:rtl w:val="0"/>
        </w:rPr>
      </w:r>
    </w:p>
    <w:p w:rsidR="00000000" w:rsidDel="00000000" w:rsidP="00000000" w:rsidRDefault="00000000" w:rsidRPr="00000000" w14:paraId="0000037C">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(SBT-28) Melaksanakan Kegiatan Operasional Sistem Pembayaran Ritel Industri</w:t>
      </w:r>
    </w:p>
    <w:p w:rsidR="00000000" w:rsidDel="00000000" w:rsidP="00000000" w:rsidRDefault="00000000" w:rsidRPr="00000000" w14:paraId="0000037D">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 </w:t>
      </w:r>
      <w:r w:rsidDel="00000000" w:rsidR="00000000" w:rsidRPr="00000000">
        <w:rPr>
          <w:rFonts w:ascii="Calibri" w:cs="Calibri" w:eastAsia="Calibri" w:hAnsi="Calibri"/>
          <w:color w:val="274e13"/>
          <w:rtl w:val="0"/>
        </w:rPr>
        <w:t xml:space="preserve">Kemampuan memproses, memantau, dan mengelola operasional transaksi pembayaran ritel berbasis industri (seperti Kartu Debit, Kartu Kredit, QRIS, </w:t>
      </w:r>
      <w:r w:rsidDel="00000000" w:rsidR="00000000" w:rsidRPr="00000000">
        <w:rPr>
          <w:rFonts w:ascii="Calibri" w:cs="Calibri" w:eastAsia="Calibri" w:hAnsi="Calibri"/>
          <w:i w:val="1"/>
          <w:iCs w:val="1"/>
          <w:color w:val="274e13"/>
          <w:rtl w:val="0"/>
        </w:rPr>
        <w:t xml:space="preserve">E-Money</w:t>
      </w:r>
      <w:r w:rsidDel="00000000" w:rsidR="00000000" w:rsidRPr="00000000">
        <w:rPr>
          <w:rFonts w:ascii="Calibri" w:cs="Calibri" w:eastAsia="Calibri" w:hAnsi="Calibri"/>
          <w:color w:val="274e13"/>
          <w:rtl w:val="0"/>
        </w:rPr>
        <w:t xml:space="preserve">, dan </w:t>
      </w:r>
      <w:r w:rsidDel="00000000" w:rsidR="00000000" w:rsidRPr="00000000">
        <w:rPr>
          <w:rFonts w:ascii="Calibri" w:cs="Calibri" w:eastAsia="Calibri" w:hAnsi="Calibri"/>
          <w:i w:val="1"/>
          <w:iCs w:val="1"/>
          <w:color w:val="274e13"/>
          <w:rtl w:val="0"/>
        </w:rPr>
        <w:t xml:space="preserve">Open</w:t>
      </w:r>
      <w:r w:rsidDel="00000000" w:rsidR="00000000" w:rsidRPr="00000000">
        <w:rPr>
          <w:rFonts w:ascii="Calibri" w:cs="Calibri" w:eastAsia="Calibri" w:hAnsi="Calibri"/>
          <w:color w:val="274e13"/>
          <w:rtl w:val="0"/>
        </w:rPr>
        <w:t xml:space="preserve"> API Pembayaran) untuk memastikan kelancaran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dan kepatuhan standar sistem pembayaran nasional (BSPI).</w:t>
      </w:r>
    </w:p>
    <w:tbl>
      <w:tblPr>
        <w:tblStyle w:val="Table28"/>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80"/>
        <w:gridCol w:w="6180"/>
        <w:tblGridChange w:id="0">
          <w:tblGrid>
            <w:gridCol w:w="3180"/>
            <w:gridCol w:w="618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7E">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37F">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instrumen sistem pembayaran ritel, infrastruktur pendukungnya, serta istilah dasar transaksi pembayaran digital.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8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81">
            <w:pPr>
              <w:numPr>
                <w:ilvl w:val="0"/>
                <w:numId w:val="37"/>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menyebutkan berbagai instrumen pembayaran ritel (seperti QRIS, kartu chip APMK, dan dompet elektronik).</w:t>
            </w:r>
            <w:r w:rsidDel="00000000" w:rsidR="00000000" w:rsidRPr="00000000">
              <w:rPr>
                <w:rtl w:val="0"/>
              </w:rPr>
            </w:r>
          </w:p>
          <w:p w:rsidR="00000000" w:rsidDel="00000000" w:rsidP="00000000" w:rsidRDefault="00000000" w:rsidRPr="00000000" w14:paraId="00000382">
            <w:pPr>
              <w:numPr>
                <w:ilvl w:val="0"/>
                <w:numId w:val="37"/>
              </w:numPr>
              <w:spacing w:after="120" w:line="240" w:lineRule="auto"/>
              <w:ind w:left="300" w:hanging="360"/>
              <w:rPr/>
            </w:pPr>
            <w:r w:rsidDel="00000000" w:rsidR="00000000" w:rsidRPr="00000000">
              <w:rPr>
                <w:rFonts w:ascii="Calibri" w:cs="Calibri" w:eastAsia="Calibri" w:hAnsi="Calibri"/>
                <w:color w:val="274e13"/>
                <w:rtl w:val="0"/>
              </w:rPr>
              <w:t xml:space="preserve">Mampu mencatat laporan transaksi harian dari portal </w:t>
            </w:r>
            <w:r w:rsidDel="00000000" w:rsidR="00000000" w:rsidRPr="00000000">
              <w:rPr>
                <w:rFonts w:ascii="Calibri" w:cs="Calibri" w:eastAsia="Calibri" w:hAnsi="Calibri"/>
                <w:i w:val="1"/>
                <w:iCs w:val="1"/>
                <w:color w:val="274e13"/>
                <w:rtl w:val="0"/>
              </w:rPr>
              <w:t xml:space="preserve">merchant</w:t>
            </w:r>
            <w:r w:rsidDel="00000000" w:rsidR="00000000" w:rsidRPr="00000000">
              <w:rPr>
                <w:rFonts w:ascii="Calibri" w:cs="Calibri" w:eastAsia="Calibri" w:hAnsi="Calibri"/>
                <w:color w:val="274e13"/>
                <w:rtl w:val="0"/>
              </w:rPr>
              <w:t xml:space="preserve"> atau </w:t>
            </w:r>
            <w:r w:rsidDel="00000000" w:rsidR="00000000" w:rsidRPr="00000000">
              <w:rPr>
                <w:rFonts w:ascii="Calibri" w:cs="Calibri" w:eastAsia="Calibri" w:hAnsi="Calibri"/>
                <w:i w:val="1"/>
                <w:iCs w:val="1"/>
                <w:color w:val="274e13"/>
                <w:rtl w:val="0"/>
              </w:rPr>
              <w:t xml:space="preserve">payment gateway</w:t>
            </w:r>
            <w:r w:rsidDel="00000000" w:rsidR="00000000" w:rsidRPr="00000000">
              <w:rPr>
                <w:rFonts w:ascii="Calibri" w:cs="Calibri" w:eastAsia="Calibri" w:hAnsi="Calibri"/>
                <w:color w:val="274e13"/>
                <w:rtl w:val="0"/>
              </w:rPr>
              <w:t xml:space="preserv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83">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384">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alur otorisasi transaksi ritel, prosedur pendaftaran </w:t>
            </w:r>
            <w:r w:rsidDel="00000000" w:rsidR="00000000" w:rsidRPr="00000000">
              <w:rPr>
                <w:rFonts w:ascii="Calibri" w:cs="Calibri" w:eastAsia="Calibri" w:hAnsi="Calibri"/>
                <w:i w:val="1"/>
                <w:iCs w:val="1"/>
                <w:color w:val="274e13"/>
                <w:rtl w:val="0"/>
              </w:rPr>
              <w:t xml:space="preserve">merchant</w:t>
            </w:r>
            <w:r w:rsidDel="00000000" w:rsidR="00000000" w:rsidRPr="00000000">
              <w:rPr>
                <w:rFonts w:ascii="Calibri" w:cs="Calibri" w:eastAsia="Calibri" w:hAnsi="Calibri"/>
                <w:color w:val="274e13"/>
                <w:rtl w:val="0"/>
              </w:rPr>
              <w:t xml:space="preserve">, serta mekanisme penyelesaian selisih transaksi (</w:t>
            </w:r>
            <w:r w:rsidDel="00000000" w:rsidR="00000000" w:rsidRPr="00000000">
              <w:rPr>
                <w:rFonts w:ascii="Calibri" w:cs="Calibri" w:eastAsia="Calibri" w:hAnsi="Calibri"/>
                <w:i w:val="1"/>
                <w:iCs w:val="1"/>
                <w:color w:val="274e13"/>
                <w:rtl w:val="0"/>
              </w:rPr>
              <w:t xml:space="preserve">dispute settlement</w:t>
            </w:r>
            <w:r w:rsidDel="00000000" w:rsidR="00000000" w:rsidRPr="00000000">
              <w:rPr>
                <w:rFonts w:ascii="Calibri" w:cs="Calibri" w:eastAsia="Calibri" w:hAnsi="Calibri"/>
                <w:color w:val="274e13"/>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8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86">
            <w:pPr>
              <w:numPr>
                <w:ilvl w:val="0"/>
                <w:numId w:val="44"/>
              </w:numPr>
              <w:spacing w:after="120" w:line="240" w:lineRule="auto"/>
              <w:ind w:left="300" w:hanging="360"/>
              <w:rPr/>
            </w:pPr>
            <w:r w:rsidDel="00000000" w:rsidR="00000000" w:rsidRPr="00000000">
              <w:rPr>
                <w:rFonts w:ascii="Calibri" w:cs="Calibri" w:eastAsia="Calibri" w:hAnsi="Calibri"/>
                <w:color w:val="274e13"/>
                <w:rtl w:val="0"/>
              </w:rPr>
              <w:t xml:space="preserve">Mampu menjelaskan mekanisme pemrosesan transaksi pembayaran ritel dari konsumen, </w:t>
            </w:r>
            <w:r w:rsidDel="00000000" w:rsidR="00000000" w:rsidRPr="00000000">
              <w:rPr>
                <w:rFonts w:ascii="Calibri" w:cs="Calibri" w:eastAsia="Calibri" w:hAnsi="Calibri"/>
                <w:i w:val="1"/>
                <w:iCs w:val="1"/>
                <w:color w:val="274e13"/>
                <w:rtl w:val="0"/>
              </w:rPr>
              <w:t xml:space="preserve">switching</w:t>
            </w:r>
            <w:r w:rsidDel="00000000" w:rsidR="00000000" w:rsidRPr="00000000">
              <w:rPr>
                <w:rFonts w:ascii="Calibri" w:cs="Calibri" w:eastAsia="Calibri" w:hAnsi="Calibri"/>
                <w:color w:val="274e13"/>
                <w:rtl w:val="0"/>
              </w:rPr>
              <w:t xml:space="preserve">, hingga ke penerbit/pengolah.</w:t>
            </w:r>
            <w:r w:rsidDel="00000000" w:rsidR="00000000" w:rsidRPr="00000000">
              <w:rPr>
                <w:rtl w:val="0"/>
              </w:rPr>
            </w:r>
          </w:p>
          <w:p w:rsidR="00000000" w:rsidDel="00000000" w:rsidP="00000000" w:rsidRDefault="00000000" w:rsidRPr="00000000" w14:paraId="00000387">
            <w:pPr>
              <w:numPr>
                <w:ilvl w:val="0"/>
                <w:numId w:val="44"/>
              </w:numPr>
              <w:spacing w:after="120" w:line="240" w:lineRule="auto"/>
              <w:ind w:left="300" w:hanging="360"/>
              <w:rPr/>
            </w:pPr>
            <w:r w:rsidDel="00000000" w:rsidR="00000000" w:rsidRPr="00000000">
              <w:rPr>
                <w:rFonts w:ascii="Calibri" w:cs="Calibri" w:eastAsia="Calibri" w:hAnsi="Calibri"/>
                <w:color w:val="274e13"/>
                <w:rtl w:val="0"/>
              </w:rPr>
              <w:t xml:space="preserve">Mampu memverifikasi kelengkapan dokumen pengajuan </w:t>
            </w:r>
            <w:r w:rsidDel="00000000" w:rsidR="00000000" w:rsidRPr="00000000">
              <w:rPr>
                <w:rFonts w:ascii="Calibri" w:cs="Calibri" w:eastAsia="Calibri" w:hAnsi="Calibri"/>
                <w:i w:val="1"/>
                <w:iCs w:val="1"/>
                <w:color w:val="274e13"/>
                <w:rtl w:val="0"/>
              </w:rPr>
              <w:t xml:space="preserve">merchant</w:t>
            </w:r>
            <w:r w:rsidDel="00000000" w:rsidR="00000000" w:rsidRPr="00000000">
              <w:rPr>
                <w:rFonts w:ascii="Calibri" w:cs="Calibri" w:eastAsia="Calibri" w:hAnsi="Calibri"/>
                <w:color w:val="274e13"/>
                <w:rtl w:val="0"/>
              </w:rPr>
              <w:t xml:space="preserve"> baru untuk fasilitas QRIS atau EDC.</w:t>
            </w:r>
            <w:r w:rsidDel="00000000" w:rsidR="00000000" w:rsidRPr="00000000">
              <w:rPr>
                <w:rtl w:val="0"/>
              </w:rPr>
            </w:r>
          </w:p>
          <w:p w:rsidR="00000000" w:rsidDel="00000000" w:rsidP="00000000" w:rsidRDefault="00000000" w:rsidRPr="00000000" w14:paraId="00000388">
            <w:pPr>
              <w:numPr>
                <w:ilvl w:val="0"/>
                <w:numId w:val="44"/>
              </w:numPr>
              <w:spacing w:after="120" w:line="240" w:lineRule="auto"/>
              <w:ind w:left="300" w:hanging="360"/>
              <w:rPr/>
            </w:pPr>
            <w:r w:rsidDel="00000000" w:rsidR="00000000" w:rsidRPr="00000000">
              <w:rPr>
                <w:rFonts w:ascii="Calibri" w:cs="Calibri" w:eastAsia="Calibri" w:hAnsi="Calibri"/>
                <w:color w:val="274e13"/>
                <w:rtl w:val="0"/>
              </w:rPr>
              <w:t xml:space="preserve">Mampu memproses instruksi pengembalian dana (</w:t>
            </w:r>
            <w:r w:rsidDel="00000000" w:rsidR="00000000" w:rsidRPr="00000000">
              <w:rPr>
                <w:rFonts w:ascii="Calibri" w:cs="Calibri" w:eastAsia="Calibri" w:hAnsi="Calibri"/>
                <w:i w:val="1"/>
                <w:iCs w:val="1"/>
                <w:color w:val="274e13"/>
                <w:rtl w:val="0"/>
              </w:rPr>
              <w:t xml:space="preserve">refund</w:t>
            </w:r>
            <w:r w:rsidDel="00000000" w:rsidR="00000000" w:rsidRPr="00000000">
              <w:rPr>
                <w:rFonts w:ascii="Calibri" w:cs="Calibri" w:eastAsia="Calibri" w:hAnsi="Calibri"/>
                <w:color w:val="274e13"/>
                <w:rtl w:val="0"/>
              </w:rPr>
              <w:t xml:space="preserve">) transaksi pembayaran ritel sesuai petunjuk teknis.</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89">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38A">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Mengelola operasional harian sistem pembayaran ritel secara mandiri, memproses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dana </w:t>
            </w:r>
            <w:r w:rsidDel="00000000" w:rsidR="00000000" w:rsidRPr="00000000">
              <w:rPr>
                <w:rFonts w:ascii="Calibri" w:cs="Calibri" w:eastAsia="Calibri" w:hAnsi="Calibri"/>
                <w:i w:val="1"/>
                <w:iCs w:val="1"/>
                <w:color w:val="274e13"/>
                <w:rtl w:val="0"/>
              </w:rPr>
              <w:t xml:space="preserve">merchant</w:t>
            </w:r>
            <w:r w:rsidDel="00000000" w:rsidR="00000000" w:rsidRPr="00000000">
              <w:rPr>
                <w:rFonts w:ascii="Calibri" w:cs="Calibri" w:eastAsia="Calibri" w:hAnsi="Calibri"/>
                <w:color w:val="274e13"/>
                <w:rtl w:val="0"/>
              </w:rPr>
              <w:t xml:space="preserve">, serta menyelesaikan sanggahan transaksi (</w:t>
            </w:r>
            <w:r w:rsidDel="00000000" w:rsidR="00000000" w:rsidRPr="00000000">
              <w:rPr>
                <w:rFonts w:ascii="Calibri" w:cs="Calibri" w:eastAsia="Calibri" w:hAnsi="Calibri"/>
                <w:i w:val="1"/>
                <w:iCs w:val="1"/>
                <w:color w:val="274e13"/>
                <w:rtl w:val="0"/>
              </w:rPr>
              <w:t xml:space="preserve">chargeback</w:t>
            </w:r>
            <w:r w:rsidDel="00000000" w:rsidR="00000000" w:rsidRPr="00000000">
              <w:rPr>
                <w:rFonts w:ascii="Calibri" w:cs="Calibri" w:eastAsia="Calibri" w:hAnsi="Calibri"/>
                <w:color w:val="274e13"/>
                <w:rtl w:val="0"/>
              </w:rPr>
              <w:t xml:space="preserve">) dari nasabah/mitra.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8B">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8C">
            <w:pPr>
              <w:numPr>
                <w:ilvl w:val="0"/>
                <w:numId w:val="96"/>
              </w:numPr>
              <w:spacing w:after="120" w:line="240" w:lineRule="auto"/>
              <w:ind w:left="300" w:hanging="360"/>
              <w:rPr/>
            </w:pPr>
            <w:r w:rsidDel="00000000" w:rsidR="00000000" w:rsidRPr="00000000">
              <w:rPr>
                <w:rFonts w:ascii="Calibri" w:cs="Calibri" w:eastAsia="Calibri" w:hAnsi="Calibri"/>
                <w:color w:val="274e13"/>
                <w:rtl w:val="0"/>
              </w:rPr>
              <w:t xml:space="preserve">Mampu mengeksekusi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pembayaran dana hasil transaksi kepada </w:t>
            </w:r>
            <w:r w:rsidDel="00000000" w:rsidR="00000000" w:rsidRPr="00000000">
              <w:rPr>
                <w:rFonts w:ascii="Calibri" w:cs="Calibri" w:eastAsia="Calibri" w:hAnsi="Calibri"/>
                <w:i w:val="1"/>
                <w:iCs w:val="1"/>
                <w:color w:val="274e13"/>
                <w:rtl w:val="0"/>
              </w:rPr>
              <w:t xml:space="preserve">merchant</w:t>
            </w:r>
            <w:r w:rsidDel="00000000" w:rsidR="00000000" w:rsidRPr="00000000">
              <w:rPr>
                <w:rFonts w:ascii="Calibri" w:cs="Calibri" w:eastAsia="Calibri" w:hAnsi="Calibri"/>
                <w:color w:val="274e13"/>
                <w:rtl w:val="0"/>
              </w:rPr>
              <w:t xml:space="preserve"> secara tepat waktu dan akurat.</w:t>
            </w:r>
            <w:r w:rsidDel="00000000" w:rsidR="00000000" w:rsidRPr="00000000">
              <w:rPr>
                <w:rtl w:val="0"/>
              </w:rPr>
            </w:r>
          </w:p>
          <w:p w:rsidR="00000000" w:rsidDel="00000000" w:rsidP="00000000" w:rsidRDefault="00000000" w:rsidRPr="00000000" w14:paraId="0000038D">
            <w:pPr>
              <w:numPr>
                <w:ilvl w:val="0"/>
                <w:numId w:val="96"/>
              </w:numPr>
              <w:spacing w:after="120" w:line="240" w:lineRule="auto"/>
              <w:ind w:left="300" w:hanging="360"/>
              <w:rPr/>
            </w:pPr>
            <w:r w:rsidDel="00000000" w:rsidR="00000000" w:rsidRPr="00000000">
              <w:rPr>
                <w:rFonts w:ascii="Calibri" w:cs="Calibri" w:eastAsia="Calibri" w:hAnsi="Calibri"/>
                <w:color w:val="274e13"/>
                <w:rtl w:val="0"/>
              </w:rPr>
              <w:t xml:space="preserve">Mampu menangani klaim sanggahan transaksi (</w:t>
            </w:r>
            <w:r w:rsidDel="00000000" w:rsidR="00000000" w:rsidRPr="00000000">
              <w:rPr>
                <w:rFonts w:ascii="Calibri" w:cs="Calibri" w:eastAsia="Calibri" w:hAnsi="Calibri"/>
                <w:i w:val="1"/>
                <w:iCs w:val="1"/>
                <w:color w:val="274e13"/>
                <w:rtl w:val="0"/>
              </w:rPr>
              <w:t xml:space="preserve">dispute/chargeback</w:t>
            </w:r>
            <w:r w:rsidDel="00000000" w:rsidR="00000000" w:rsidRPr="00000000">
              <w:rPr>
                <w:rFonts w:ascii="Calibri" w:cs="Calibri" w:eastAsia="Calibri" w:hAnsi="Calibri"/>
                <w:color w:val="274e13"/>
                <w:rtl w:val="0"/>
              </w:rPr>
              <w:t xml:space="preserve">) kartu pembayaran atau QRIS melalui </w:t>
            </w:r>
            <w:r w:rsidDel="00000000" w:rsidR="00000000" w:rsidRPr="00000000">
              <w:rPr>
                <w:rFonts w:ascii="Calibri" w:cs="Calibri" w:eastAsia="Calibri" w:hAnsi="Calibri"/>
                <w:i w:val="1"/>
                <w:iCs w:val="1"/>
                <w:color w:val="274e13"/>
                <w:rtl w:val="0"/>
              </w:rPr>
              <w:t xml:space="preserve">platform switching</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38E">
            <w:pPr>
              <w:numPr>
                <w:ilvl w:val="0"/>
                <w:numId w:val="96"/>
              </w:numPr>
              <w:spacing w:after="120" w:line="240" w:lineRule="auto"/>
              <w:ind w:left="300" w:hanging="360"/>
              <w:rPr/>
            </w:pPr>
            <w:r w:rsidDel="00000000" w:rsidR="00000000" w:rsidRPr="00000000">
              <w:rPr>
                <w:rFonts w:ascii="Calibri" w:cs="Calibri" w:eastAsia="Calibri" w:hAnsi="Calibri"/>
                <w:color w:val="274e13"/>
                <w:rtl w:val="0"/>
              </w:rPr>
              <w:t xml:space="preserve">Mampu merekonsiliasi transaksi harian kanal pembayaran ritel antara log sistem internal dengan data penyelenggara </w:t>
            </w:r>
            <w:r w:rsidDel="00000000" w:rsidR="00000000" w:rsidRPr="00000000">
              <w:rPr>
                <w:rFonts w:ascii="Calibri" w:cs="Calibri" w:eastAsia="Calibri" w:hAnsi="Calibri"/>
                <w:i w:val="1"/>
                <w:iCs w:val="1"/>
                <w:color w:val="274e13"/>
                <w:rtl w:val="0"/>
              </w:rPr>
              <w:t xml:space="preserve">switching</w:t>
            </w:r>
            <w:r w:rsidDel="00000000" w:rsidR="00000000" w:rsidRPr="00000000">
              <w:rPr>
                <w:rFonts w:ascii="Calibri" w:cs="Calibri" w:eastAsia="Calibri" w:hAnsi="Calibri"/>
                <w:color w:val="274e13"/>
                <w:rtl w:val="0"/>
              </w:rPr>
              <w:t xml:space="preserv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8F">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390">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risiko kejahatan transaksi ritel (</w:t>
            </w:r>
            <w:r w:rsidDel="00000000" w:rsidR="00000000" w:rsidRPr="00000000">
              <w:rPr>
                <w:rFonts w:ascii="Calibri" w:cs="Calibri" w:eastAsia="Calibri" w:hAnsi="Calibri"/>
                <w:i w:val="1"/>
                <w:iCs w:val="1"/>
                <w:color w:val="274e13"/>
                <w:rtl w:val="0"/>
              </w:rPr>
              <w:t xml:space="preserve">fraud detection</w:t>
            </w:r>
            <w:r w:rsidDel="00000000" w:rsidR="00000000" w:rsidRPr="00000000">
              <w:rPr>
                <w:rFonts w:ascii="Calibri" w:cs="Calibri" w:eastAsia="Calibri" w:hAnsi="Calibri"/>
                <w:color w:val="274e13"/>
                <w:rtl w:val="0"/>
              </w:rPr>
              <w:t xml:space="preserve">), mengevaluasi performa sistem </w:t>
            </w:r>
            <w:r w:rsidDel="00000000" w:rsidR="00000000" w:rsidRPr="00000000">
              <w:rPr>
                <w:rFonts w:ascii="Calibri" w:cs="Calibri" w:eastAsia="Calibri" w:hAnsi="Calibri"/>
                <w:i w:val="1"/>
                <w:iCs w:val="1"/>
                <w:color w:val="274e13"/>
                <w:rtl w:val="0"/>
              </w:rPr>
              <w:t xml:space="preserve">switching/payment gateway</w:t>
            </w:r>
            <w:r w:rsidDel="00000000" w:rsidR="00000000" w:rsidRPr="00000000">
              <w:rPr>
                <w:rFonts w:ascii="Calibri" w:cs="Calibri" w:eastAsia="Calibri" w:hAnsi="Calibri"/>
                <w:color w:val="274e13"/>
                <w:rtl w:val="0"/>
              </w:rPr>
              <w:t xml:space="preserve">, serta mengoptimalkan operasional layanan Open API.</w:t>
            </w:r>
          </w:p>
          <w:p w:rsidR="00000000" w:rsidDel="00000000" w:rsidP="00000000" w:rsidRDefault="00000000" w:rsidRPr="00000000" w14:paraId="00000391">
            <w:pPr>
              <w:spacing w:after="120" w:line="240" w:lineRule="auto"/>
              <w:rPr>
                <w:rFonts w:ascii="Calibri" w:cs="Calibri" w:eastAsia="Calibri" w:hAnsi="Calibri"/>
                <w:color w:val="274e13"/>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92">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93">
            <w:pPr>
              <w:numPr>
                <w:ilvl w:val="0"/>
                <w:numId w:val="78"/>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pola transaksi mencurigakan (</w:t>
            </w:r>
            <w:r w:rsidDel="00000000" w:rsidR="00000000" w:rsidRPr="00000000">
              <w:rPr>
                <w:rFonts w:ascii="Calibri" w:cs="Calibri" w:eastAsia="Calibri" w:hAnsi="Calibri"/>
                <w:i w:val="1"/>
                <w:iCs w:val="1"/>
                <w:color w:val="274e13"/>
                <w:rtl w:val="0"/>
              </w:rPr>
              <w:t xml:space="preserve">pola fraud</w:t>
            </w:r>
            <w:r w:rsidDel="00000000" w:rsidR="00000000" w:rsidRPr="00000000">
              <w:rPr>
                <w:rFonts w:ascii="Calibri" w:cs="Calibri" w:eastAsia="Calibri" w:hAnsi="Calibri"/>
                <w:color w:val="274e13"/>
                <w:rtl w:val="0"/>
              </w:rPr>
              <w:t xml:space="preserve">) pada saluran pembayaran ritel digital bank.</w:t>
            </w:r>
            <w:r w:rsidDel="00000000" w:rsidR="00000000" w:rsidRPr="00000000">
              <w:rPr>
                <w:rtl w:val="0"/>
              </w:rPr>
            </w:r>
          </w:p>
          <w:p w:rsidR="00000000" w:rsidDel="00000000" w:rsidP="00000000" w:rsidRDefault="00000000" w:rsidRPr="00000000" w14:paraId="00000394">
            <w:pPr>
              <w:numPr>
                <w:ilvl w:val="0"/>
                <w:numId w:val="78"/>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tingkat keandalan dan kecepatan pemrosesan transaksi pada gerbang pembayaran (</w:t>
            </w:r>
            <w:r w:rsidDel="00000000" w:rsidR="00000000" w:rsidRPr="00000000">
              <w:rPr>
                <w:rFonts w:ascii="Calibri" w:cs="Calibri" w:eastAsia="Calibri" w:hAnsi="Calibri"/>
                <w:i w:val="1"/>
                <w:iCs w:val="1"/>
                <w:color w:val="274e13"/>
                <w:rtl w:val="0"/>
              </w:rPr>
              <w:t xml:space="preserve">payment gateway</w:t>
            </w:r>
            <w:r w:rsidDel="00000000" w:rsidR="00000000" w:rsidRPr="00000000">
              <w:rPr>
                <w:rFonts w:ascii="Calibri" w:cs="Calibri" w:eastAsia="Calibri" w:hAnsi="Calibri"/>
                <w:color w:val="274e13"/>
                <w:rtl w:val="0"/>
              </w:rPr>
              <w:t xml:space="preserve">) dan mitra </w:t>
            </w:r>
            <w:r w:rsidDel="00000000" w:rsidR="00000000" w:rsidRPr="00000000">
              <w:rPr>
                <w:rFonts w:ascii="Calibri" w:cs="Calibri" w:eastAsia="Calibri" w:hAnsi="Calibri"/>
                <w:i w:val="1"/>
                <w:iCs w:val="1"/>
                <w:color w:val="274e13"/>
                <w:rtl w:val="0"/>
              </w:rPr>
              <w:t xml:space="preserve">switching</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395">
            <w:pPr>
              <w:numPr>
                <w:ilvl w:val="0"/>
                <w:numId w:val="78"/>
              </w:numPr>
              <w:spacing w:after="120" w:line="240" w:lineRule="auto"/>
              <w:ind w:left="300" w:hanging="360"/>
              <w:rPr/>
            </w:pPr>
            <w:r w:rsidDel="00000000" w:rsidR="00000000" w:rsidRPr="00000000">
              <w:rPr>
                <w:rFonts w:ascii="Calibri" w:cs="Calibri" w:eastAsia="Calibri" w:hAnsi="Calibri"/>
                <w:color w:val="274e13"/>
                <w:rtl w:val="0"/>
              </w:rPr>
              <w:t xml:space="preserve">Mampu memimpin koordinasi teknis bersama lembaga standar pembayaran ritel nasional dalam penanganan insiden operasional massal.</w:t>
            </w:r>
            <w:r w:rsidDel="00000000" w:rsidR="00000000" w:rsidRPr="00000000">
              <w:rPr>
                <w:rtl w:val="0"/>
              </w:rPr>
            </w:r>
          </w:p>
        </w:tc>
      </w:tr>
      <w:tr>
        <w:trPr>
          <w:cantSplit w:val="0"/>
          <w:trHeight w:val="288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96">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397">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arsitektur operasional sistem pembayaran ritel masa depan yang terintegrasi dengan ekosistem Cetak Biru Sistem Pembayaran Indonesia (BSPI), serta merumuskan strategi inovasi layanan transaksi digital.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98">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99">
            <w:pPr>
              <w:numPr>
                <w:ilvl w:val="0"/>
                <w:numId w:val="86"/>
              </w:numPr>
              <w:spacing w:after="120" w:line="240" w:lineRule="auto"/>
              <w:ind w:left="300" w:hanging="360"/>
              <w:rPr/>
            </w:pPr>
            <w:r w:rsidDel="00000000" w:rsidR="00000000" w:rsidRPr="00000000">
              <w:rPr>
                <w:rFonts w:ascii="Calibri" w:cs="Calibri" w:eastAsia="Calibri" w:hAnsi="Calibri"/>
                <w:color w:val="274e13"/>
                <w:rtl w:val="0"/>
              </w:rPr>
              <w:t xml:space="preserve">Mampu merancang strategi operasional pembayaran ritel bank yang sangat responsif terhadap tren </w:t>
            </w:r>
            <w:r w:rsidDel="00000000" w:rsidR="00000000" w:rsidRPr="00000000">
              <w:rPr>
                <w:rFonts w:ascii="Calibri" w:cs="Calibri" w:eastAsia="Calibri" w:hAnsi="Calibri"/>
                <w:i w:val="1"/>
                <w:iCs w:val="1"/>
                <w:color w:val="274e13"/>
                <w:rtl w:val="0"/>
              </w:rPr>
              <w:t xml:space="preserve">open API</w:t>
            </w:r>
            <w:r w:rsidDel="00000000" w:rsidR="00000000" w:rsidRPr="00000000">
              <w:rPr>
                <w:rFonts w:ascii="Calibri" w:cs="Calibri" w:eastAsia="Calibri" w:hAnsi="Calibri"/>
                <w:color w:val="274e13"/>
                <w:rtl w:val="0"/>
              </w:rPr>
              <w:t xml:space="preserve"> dan </w:t>
            </w:r>
            <w:r w:rsidDel="00000000" w:rsidR="00000000" w:rsidRPr="00000000">
              <w:rPr>
                <w:rFonts w:ascii="Calibri" w:cs="Calibri" w:eastAsia="Calibri" w:hAnsi="Calibri"/>
                <w:i w:val="1"/>
                <w:iCs w:val="1"/>
                <w:color w:val="274e13"/>
                <w:rtl w:val="0"/>
              </w:rPr>
              <w:t xml:space="preserve">interoperability</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39A">
            <w:pPr>
              <w:numPr>
                <w:ilvl w:val="0"/>
                <w:numId w:val="86"/>
              </w:numPr>
              <w:spacing w:after="120" w:line="240" w:lineRule="auto"/>
              <w:ind w:left="300" w:hanging="360"/>
              <w:rPr/>
            </w:pPr>
            <w:r w:rsidDel="00000000" w:rsidR="00000000" w:rsidRPr="00000000">
              <w:rPr>
                <w:rFonts w:ascii="Calibri" w:cs="Calibri" w:eastAsia="Calibri" w:hAnsi="Calibri"/>
                <w:color w:val="274e13"/>
                <w:rtl w:val="0"/>
              </w:rPr>
              <w:t xml:space="preserve">Mampu merumuskan kebijakan tata kelola dan keamanan transaksi pembayaran ritel yang menjamin perlindungan data pribadi nasabah dan stabilitas operasional.</w:t>
            </w:r>
            <w:r w:rsidDel="00000000" w:rsidR="00000000" w:rsidRPr="00000000">
              <w:rPr>
                <w:rtl w:val="0"/>
              </w:rPr>
            </w:r>
          </w:p>
        </w:tc>
      </w:tr>
    </w:tbl>
    <w:p w:rsidR="00000000" w:rsidDel="00000000" w:rsidP="00000000" w:rsidRDefault="00000000" w:rsidRPr="00000000" w14:paraId="0000039B">
      <w:pPr>
        <w:pStyle w:val="Heading2"/>
        <w:spacing w:after="80" w:before="360" w:line="300" w:lineRule="auto"/>
        <w:rPr>
          <w:rFonts w:ascii="Calibri" w:cs="Calibri" w:eastAsia="Calibri" w:hAnsi="Calibri"/>
          <w:color w:val="274e13"/>
          <w:sz w:val="29"/>
          <w:szCs w:val="29"/>
        </w:rPr>
      </w:pPr>
      <w:r w:rsidDel="00000000" w:rsidR="00000000" w:rsidRPr="00000000">
        <w:rPr>
          <w:rtl w:val="0"/>
        </w:rPr>
      </w:r>
    </w:p>
    <w:p w:rsidR="00000000" w:rsidDel="00000000" w:rsidP="00000000" w:rsidRDefault="00000000" w:rsidRPr="00000000" w14:paraId="0000039C">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(SBT-29) Melaksanakan Kegiatan Operasional Pembayaran Transaksi Tresuri</w:t>
      </w:r>
    </w:p>
    <w:p w:rsidR="00000000" w:rsidDel="00000000" w:rsidP="00000000" w:rsidRDefault="00000000" w:rsidRPr="00000000" w14:paraId="0000039D">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memproses, memverifikasi, menyelesaikan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dan memantau alur pembayaran transaksi tresuri (seperti pasar uang, valuta asing, dan surat berharga) melalui sistem pembayaran digital dan </w:t>
      </w:r>
      <w:r w:rsidDel="00000000" w:rsidR="00000000" w:rsidRPr="00000000">
        <w:rPr>
          <w:rFonts w:ascii="Calibri" w:cs="Calibri" w:eastAsia="Calibri" w:hAnsi="Calibri"/>
          <w:i w:val="1"/>
          <w:iCs w:val="1"/>
          <w:color w:val="274e13"/>
          <w:rtl w:val="0"/>
        </w:rPr>
        <w:t xml:space="preserve">platform</w:t>
      </w:r>
      <w:r w:rsidDel="00000000" w:rsidR="00000000" w:rsidRPr="00000000">
        <w:rPr>
          <w:rFonts w:ascii="Calibri" w:cs="Calibri" w:eastAsia="Calibri" w:hAnsi="Calibri"/>
          <w:color w:val="274e13"/>
          <w:rtl w:val="0"/>
        </w:rPr>
        <w:t xml:space="preserve">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perbankan secara akurat, aman, serta mematuhi ketentuan regulasi dan manajemen risiko.</w:t>
      </w:r>
    </w:p>
    <w:tbl>
      <w:tblPr>
        <w:tblStyle w:val="Table29"/>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0"/>
        <w:gridCol w:w="6200"/>
        <w:tblGridChange w:id="0">
          <w:tblGrid>
            <w:gridCol w:w="3160"/>
            <w:gridCol w:w="620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9E">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39F">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dan mengidentifikasi instrumen tresuri dasar, alur kerja instruksi pembayaran, serta prosedur verifikasi awal transaksi tresuri.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A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A1">
            <w:pPr>
              <w:numPr>
                <w:ilvl w:val="0"/>
                <w:numId w:val="82"/>
              </w:numPr>
              <w:spacing w:after="120" w:line="240" w:lineRule="auto"/>
              <w:ind w:left="300" w:hanging="360"/>
              <w:rPr/>
            </w:pPr>
            <w:r w:rsidDel="00000000" w:rsidR="00000000" w:rsidRPr="00000000">
              <w:rPr>
                <w:rFonts w:ascii="Calibri" w:cs="Calibri" w:eastAsia="Calibri" w:hAnsi="Calibri"/>
                <w:color w:val="274e13"/>
                <w:rtl w:val="0"/>
              </w:rPr>
              <w:t xml:space="preserve">Mampu menyebutkan jenis-jenis transaksi tresuri dasar dan dokumen pendukung pembayaran yang dibutuhkan.</w:t>
            </w:r>
            <w:r w:rsidDel="00000000" w:rsidR="00000000" w:rsidRPr="00000000">
              <w:rPr>
                <w:rtl w:val="0"/>
              </w:rPr>
            </w:r>
          </w:p>
          <w:p w:rsidR="00000000" w:rsidDel="00000000" w:rsidP="00000000" w:rsidRDefault="00000000" w:rsidRPr="00000000" w14:paraId="000003A2">
            <w:pPr>
              <w:numPr>
                <w:ilvl w:val="0"/>
                <w:numId w:val="82"/>
              </w:numPr>
              <w:spacing w:after="120" w:line="240" w:lineRule="auto"/>
              <w:ind w:left="300" w:hanging="360"/>
              <w:rPr/>
            </w:pPr>
            <w:r w:rsidDel="00000000" w:rsidR="00000000" w:rsidRPr="00000000">
              <w:rPr>
                <w:rFonts w:ascii="Calibri" w:cs="Calibri" w:eastAsia="Calibri" w:hAnsi="Calibri"/>
                <w:color w:val="274e13"/>
                <w:rtl w:val="0"/>
              </w:rPr>
              <w:t xml:space="preserve">Mampu memeriksa kelengkapan data instruksi pembayaran tresuri sebelum diinput ke dalam sistem.</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A3">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3A4">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mekanisme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transaksi tresuri serta mampu melakukan pemrosesan pembayaran dan rekonsiliasi awal sesuai petunjuk teknis.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A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A6">
            <w:pPr>
              <w:numPr>
                <w:ilvl w:val="0"/>
                <w:numId w:val="123"/>
              </w:numPr>
              <w:spacing w:after="120" w:line="240" w:lineRule="auto"/>
              <w:ind w:left="300" w:hanging="360"/>
              <w:rPr/>
            </w:pPr>
            <w:r w:rsidDel="00000000" w:rsidR="00000000" w:rsidRPr="00000000">
              <w:rPr>
                <w:rFonts w:ascii="Calibri" w:cs="Calibri" w:eastAsia="Calibri" w:hAnsi="Calibri"/>
                <w:color w:val="274e13"/>
                <w:rtl w:val="0"/>
              </w:rPr>
              <w:t xml:space="preserve">Mampu menginput data pembayaran transaksi tresuri ke dalam </w:t>
            </w:r>
            <w:r w:rsidDel="00000000" w:rsidR="00000000" w:rsidRPr="00000000">
              <w:rPr>
                <w:rFonts w:ascii="Calibri" w:cs="Calibri" w:eastAsia="Calibri" w:hAnsi="Calibri"/>
                <w:i w:val="1"/>
                <w:iCs w:val="1"/>
                <w:color w:val="274e13"/>
                <w:rtl w:val="0"/>
              </w:rPr>
              <w:t xml:space="preserve">platform</w:t>
            </w:r>
            <w:r w:rsidDel="00000000" w:rsidR="00000000" w:rsidRPr="00000000">
              <w:rPr>
                <w:rFonts w:ascii="Calibri" w:cs="Calibri" w:eastAsia="Calibri" w:hAnsi="Calibri"/>
                <w:color w:val="274e13"/>
                <w:rtl w:val="0"/>
              </w:rPr>
              <w:t xml:space="preserve"> digital/sistem </w:t>
            </w:r>
            <w:r w:rsidDel="00000000" w:rsidR="00000000" w:rsidRPr="00000000">
              <w:rPr>
                <w:rFonts w:ascii="Calibri" w:cs="Calibri" w:eastAsia="Calibri" w:hAnsi="Calibri"/>
                <w:i w:val="1"/>
                <w:iCs w:val="1"/>
                <w:color w:val="274e13"/>
                <w:rtl w:val="0"/>
              </w:rPr>
              <w:t xml:space="preserve">core banking</w:t>
            </w:r>
            <w:r w:rsidDel="00000000" w:rsidR="00000000" w:rsidRPr="00000000">
              <w:rPr>
                <w:rFonts w:ascii="Calibri" w:cs="Calibri" w:eastAsia="Calibri" w:hAnsi="Calibri"/>
                <w:color w:val="274e13"/>
                <w:rtl w:val="0"/>
              </w:rPr>
              <w:t xml:space="preserve"> sesuai prosedur.</w:t>
            </w:r>
            <w:r w:rsidDel="00000000" w:rsidR="00000000" w:rsidRPr="00000000">
              <w:rPr>
                <w:rtl w:val="0"/>
              </w:rPr>
            </w:r>
          </w:p>
          <w:p w:rsidR="00000000" w:rsidDel="00000000" w:rsidP="00000000" w:rsidRDefault="00000000" w:rsidRPr="00000000" w14:paraId="000003A7">
            <w:pPr>
              <w:numPr>
                <w:ilvl w:val="0"/>
                <w:numId w:val="123"/>
              </w:numPr>
              <w:spacing w:after="120" w:line="240" w:lineRule="auto"/>
              <w:ind w:left="300" w:hanging="360"/>
              <w:rPr/>
            </w:pPr>
            <w:r w:rsidDel="00000000" w:rsidR="00000000" w:rsidRPr="00000000">
              <w:rPr>
                <w:rFonts w:ascii="Calibri" w:cs="Calibri" w:eastAsia="Calibri" w:hAnsi="Calibri"/>
                <w:color w:val="274e13"/>
                <w:rtl w:val="0"/>
              </w:rPr>
              <w:t xml:space="preserve">Mampu menjelaskan keterkaitan antara konfirmasi transaksi (</w:t>
            </w:r>
            <w:r w:rsidDel="00000000" w:rsidR="00000000" w:rsidRPr="00000000">
              <w:rPr>
                <w:rFonts w:ascii="Calibri" w:cs="Calibri" w:eastAsia="Calibri" w:hAnsi="Calibri"/>
                <w:i w:val="1"/>
                <w:iCs w:val="1"/>
                <w:color w:val="274e13"/>
                <w:rtl w:val="0"/>
              </w:rPr>
              <w:t xml:space="preserve">deal confirmation</w:t>
            </w:r>
            <w:r w:rsidDel="00000000" w:rsidR="00000000" w:rsidRPr="00000000">
              <w:rPr>
                <w:rFonts w:ascii="Calibri" w:cs="Calibri" w:eastAsia="Calibri" w:hAnsi="Calibri"/>
                <w:color w:val="274e13"/>
                <w:rtl w:val="0"/>
              </w:rPr>
              <w:t xml:space="preserve">) dengan alur eksekusi pembayaran.</w:t>
            </w:r>
            <w:r w:rsidDel="00000000" w:rsidR="00000000" w:rsidRPr="00000000">
              <w:rPr>
                <w:rtl w:val="0"/>
              </w:rPr>
            </w:r>
          </w:p>
          <w:p w:rsidR="00000000" w:rsidDel="00000000" w:rsidP="00000000" w:rsidRDefault="00000000" w:rsidRPr="00000000" w14:paraId="000003A8">
            <w:pPr>
              <w:numPr>
                <w:ilvl w:val="0"/>
                <w:numId w:val="123"/>
              </w:numPr>
              <w:spacing w:after="120" w:line="240" w:lineRule="auto"/>
              <w:ind w:left="300" w:hanging="360"/>
              <w:rPr/>
            </w:pPr>
            <w:r w:rsidDel="00000000" w:rsidR="00000000" w:rsidRPr="00000000">
              <w:rPr>
                <w:rFonts w:ascii="Calibri" w:cs="Calibri" w:eastAsia="Calibri" w:hAnsi="Calibri"/>
                <w:color w:val="274e13"/>
                <w:rtl w:val="0"/>
              </w:rPr>
              <w:t xml:space="preserve">Mampu melakukan pencocokan (</w:t>
            </w:r>
            <w:r w:rsidDel="00000000" w:rsidR="00000000" w:rsidRPr="00000000">
              <w:rPr>
                <w:rFonts w:ascii="Calibri" w:cs="Calibri" w:eastAsia="Calibri" w:hAnsi="Calibri"/>
                <w:i w:val="1"/>
                <w:iCs w:val="1"/>
                <w:color w:val="274e13"/>
                <w:rtl w:val="0"/>
              </w:rPr>
              <w:t xml:space="preserve">matching</w:t>
            </w:r>
            <w:r w:rsidDel="00000000" w:rsidR="00000000" w:rsidRPr="00000000">
              <w:rPr>
                <w:rFonts w:ascii="Calibri" w:cs="Calibri" w:eastAsia="Calibri" w:hAnsi="Calibri"/>
                <w:color w:val="274e13"/>
                <w:rtl w:val="0"/>
              </w:rPr>
              <w:t xml:space="preserve">) data transaksi tresuri secara cermat.</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A9">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3AA">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standar operasional dan sistem pembayaran elektronik (seperti BI-RTGS, SKNBI, atau BI-FAST) untuk mengeksekusi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transaksi tresuri secara tepat waktu.</w:t>
            </w:r>
          </w:p>
          <w:p w:rsidR="00000000" w:rsidDel="00000000" w:rsidP="00000000" w:rsidRDefault="00000000" w:rsidRPr="00000000" w14:paraId="000003AB">
            <w:pPr>
              <w:spacing w:after="120" w:line="240" w:lineRule="auto"/>
              <w:rPr>
                <w:rFonts w:ascii="Calibri" w:cs="Calibri" w:eastAsia="Calibri" w:hAnsi="Calibri"/>
                <w:color w:val="274e13"/>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AC">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AD">
            <w:pPr>
              <w:numPr>
                <w:ilvl w:val="0"/>
                <w:numId w:val="42"/>
              </w:numPr>
              <w:spacing w:after="120" w:line="240" w:lineRule="auto"/>
              <w:ind w:left="300" w:hanging="360"/>
              <w:rPr/>
            </w:pPr>
            <w:r w:rsidDel="00000000" w:rsidR="00000000" w:rsidRPr="00000000">
              <w:rPr>
                <w:rFonts w:ascii="Calibri" w:cs="Calibri" w:eastAsia="Calibri" w:hAnsi="Calibri"/>
                <w:color w:val="274e13"/>
                <w:rtl w:val="0"/>
              </w:rPr>
              <w:t xml:space="preserve">Mampu mengeksekusi pemindahbukuan dan pelunasan pembayaran transaksi tresuri sesuai batas waktu (</w:t>
            </w:r>
            <w:r w:rsidDel="00000000" w:rsidR="00000000" w:rsidRPr="00000000">
              <w:rPr>
                <w:rFonts w:ascii="Calibri" w:cs="Calibri" w:eastAsia="Calibri" w:hAnsi="Calibri"/>
                <w:i w:val="1"/>
                <w:iCs w:val="1"/>
                <w:color w:val="274e13"/>
                <w:rtl w:val="0"/>
              </w:rPr>
              <w:t xml:space="preserve">cutoff time</w:t>
            </w:r>
            <w:r w:rsidDel="00000000" w:rsidR="00000000" w:rsidRPr="00000000">
              <w:rPr>
                <w:rFonts w:ascii="Calibri" w:cs="Calibri" w:eastAsia="Calibri" w:hAnsi="Calibri"/>
                <w:color w:val="274e13"/>
                <w:rtl w:val="0"/>
              </w:rPr>
              <w:t xml:space="preserve">) sistem pembayaran.</w:t>
            </w:r>
            <w:r w:rsidDel="00000000" w:rsidR="00000000" w:rsidRPr="00000000">
              <w:rPr>
                <w:rtl w:val="0"/>
              </w:rPr>
            </w:r>
          </w:p>
          <w:p w:rsidR="00000000" w:rsidDel="00000000" w:rsidP="00000000" w:rsidRDefault="00000000" w:rsidRPr="00000000" w14:paraId="000003AE">
            <w:pPr>
              <w:numPr>
                <w:ilvl w:val="0"/>
                <w:numId w:val="42"/>
              </w:numPr>
              <w:spacing w:after="120" w:line="240" w:lineRule="auto"/>
              <w:ind w:left="300" w:hanging="360"/>
              <w:rPr/>
            </w:pPr>
            <w:r w:rsidDel="00000000" w:rsidR="00000000" w:rsidRPr="00000000">
              <w:rPr>
                <w:rFonts w:ascii="Calibri" w:cs="Calibri" w:eastAsia="Calibri" w:hAnsi="Calibri"/>
                <w:color w:val="274e13"/>
                <w:rtl w:val="0"/>
              </w:rPr>
              <w:t xml:space="preserve">Mampu mengidentifikasi serta menangani ganjalan atau selisih data pembayaran (</w:t>
            </w:r>
            <w:r w:rsidDel="00000000" w:rsidR="00000000" w:rsidRPr="00000000">
              <w:rPr>
                <w:rFonts w:ascii="Calibri" w:cs="Calibri" w:eastAsia="Calibri" w:hAnsi="Calibri"/>
                <w:i w:val="1"/>
                <w:iCs w:val="1"/>
                <w:color w:val="274e13"/>
                <w:rtl w:val="0"/>
              </w:rPr>
              <w:t xml:space="preserve">settlement discrepancy</w:t>
            </w:r>
            <w:r w:rsidDel="00000000" w:rsidR="00000000" w:rsidRPr="00000000">
              <w:rPr>
                <w:rFonts w:ascii="Calibri" w:cs="Calibri" w:eastAsia="Calibri" w:hAnsi="Calibri"/>
                <w:color w:val="274e13"/>
                <w:rtl w:val="0"/>
              </w:rPr>
              <w:t xml:space="preserve">) secara mandiri.</w:t>
            </w:r>
            <w:r w:rsidDel="00000000" w:rsidR="00000000" w:rsidRPr="00000000">
              <w:rPr>
                <w:rtl w:val="0"/>
              </w:rPr>
            </w:r>
          </w:p>
          <w:p w:rsidR="00000000" w:rsidDel="00000000" w:rsidP="00000000" w:rsidRDefault="00000000" w:rsidRPr="00000000" w14:paraId="000003AF">
            <w:pPr>
              <w:numPr>
                <w:ilvl w:val="0"/>
                <w:numId w:val="42"/>
              </w:numPr>
              <w:spacing w:after="120" w:line="240" w:lineRule="auto"/>
              <w:ind w:left="300" w:hanging="360"/>
              <w:rPr/>
            </w:pPr>
            <w:r w:rsidDel="00000000" w:rsidR="00000000" w:rsidRPr="00000000">
              <w:rPr>
                <w:rFonts w:ascii="Calibri" w:cs="Calibri" w:eastAsia="Calibri" w:hAnsi="Calibri"/>
                <w:color w:val="274e13"/>
                <w:rtl w:val="0"/>
              </w:rPr>
              <w:t xml:space="preserve">Mampu menyusun laporan harian rekonsiliasi arus kas dan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transaksi tresuri.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B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3B1">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efisiensi alur pembayaran tresuri, mengelola mitigasi risiko operasional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serta mengevaluasi penyelesaian transaksi bernilai besar/kompleks.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B2">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B3">
            <w:pPr>
              <w:numPr>
                <w:ilvl w:val="0"/>
                <w:numId w:val="93"/>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efektivitas alur penyelesaian transaksi tresuri lintas </w:t>
            </w:r>
            <w:r w:rsidDel="00000000" w:rsidR="00000000" w:rsidRPr="00000000">
              <w:rPr>
                <w:rFonts w:ascii="Calibri" w:cs="Calibri" w:eastAsia="Calibri" w:hAnsi="Calibri"/>
                <w:i w:val="1"/>
                <w:iCs w:val="1"/>
                <w:color w:val="274e13"/>
                <w:rtl w:val="0"/>
              </w:rPr>
              <w:t xml:space="preserve">platform</w:t>
            </w:r>
            <w:r w:rsidDel="00000000" w:rsidR="00000000" w:rsidRPr="00000000">
              <w:rPr>
                <w:rFonts w:ascii="Calibri" w:cs="Calibri" w:eastAsia="Calibri" w:hAnsi="Calibri"/>
                <w:color w:val="274e13"/>
                <w:rtl w:val="0"/>
              </w:rPr>
              <w:t xml:space="preserve"> digital untuk meminimalkan risiko keterlambatan.</w:t>
            </w:r>
            <w:r w:rsidDel="00000000" w:rsidR="00000000" w:rsidRPr="00000000">
              <w:rPr>
                <w:rtl w:val="0"/>
              </w:rPr>
            </w:r>
          </w:p>
          <w:p w:rsidR="00000000" w:rsidDel="00000000" w:rsidP="00000000" w:rsidRDefault="00000000" w:rsidRPr="00000000" w14:paraId="000003B4">
            <w:pPr>
              <w:numPr>
                <w:ilvl w:val="0"/>
                <w:numId w:val="93"/>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menentukan potensi kegagalan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w:t>
            </w:r>
            <w:r w:rsidDel="00000000" w:rsidR="00000000" w:rsidRPr="00000000">
              <w:rPr>
                <w:rFonts w:ascii="Calibri" w:cs="Calibri" w:eastAsia="Calibri" w:hAnsi="Calibri"/>
                <w:i w:val="1"/>
                <w:iCs w:val="1"/>
                <w:color w:val="274e13"/>
                <w:rtl w:val="0"/>
              </w:rPr>
              <w:t xml:space="preserve">failed settlement</w:t>
            </w:r>
            <w:r w:rsidDel="00000000" w:rsidR="00000000" w:rsidRPr="00000000">
              <w:rPr>
                <w:rFonts w:ascii="Calibri" w:cs="Calibri" w:eastAsia="Calibri" w:hAnsi="Calibri"/>
                <w:color w:val="274e13"/>
                <w:rtl w:val="0"/>
              </w:rPr>
              <w:t xml:space="preserve">) dan merumuskan langkah korektif dengan pihak lawan (</w:t>
            </w:r>
            <w:r w:rsidDel="00000000" w:rsidR="00000000" w:rsidRPr="00000000">
              <w:rPr>
                <w:rFonts w:ascii="Calibri" w:cs="Calibri" w:eastAsia="Calibri" w:hAnsi="Calibri"/>
                <w:i w:val="1"/>
                <w:iCs w:val="1"/>
                <w:color w:val="274e13"/>
                <w:rtl w:val="0"/>
              </w:rPr>
              <w:t xml:space="preserve">counterparty</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3B5">
            <w:pPr>
              <w:numPr>
                <w:ilvl w:val="0"/>
                <w:numId w:val="93"/>
              </w:numPr>
              <w:spacing w:after="120" w:line="240" w:lineRule="auto"/>
              <w:ind w:left="300" w:hanging="360"/>
              <w:rPr/>
            </w:pPr>
            <w:r w:rsidDel="00000000" w:rsidR="00000000" w:rsidRPr="00000000">
              <w:rPr>
                <w:rFonts w:ascii="Calibri" w:cs="Calibri" w:eastAsia="Calibri" w:hAnsi="Calibri"/>
                <w:color w:val="274e13"/>
                <w:rtl w:val="0"/>
              </w:rPr>
              <w:t xml:space="preserve">Mampu memastikan kepatuhan pelaksanaan pembayaran tresuri terhadap batas limit transaksi dan regulasi Bank Indonesia/OJK.</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B6">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3B7">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strategi integrasi sistem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tresuri digital, merumuskan kebijakan operasional pembayaran tresuri yang adaptif, dan memimpin transformasi teknologi </w:t>
            </w:r>
            <w:r w:rsidDel="00000000" w:rsidR="00000000" w:rsidRPr="00000000">
              <w:rPr>
                <w:rFonts w:ascii="Calibri" w:cs="Calibri" w:eastAsia="Calibri" w:hAnsi="Calibri"/>
                <w:i w:val="1"/>
                <w:iCs w:val="1"/>
                <w:color w:val="274e13"/>
                <w:rtl w:val="0"/>
              </w:rPr>
              <w:t xml:space="preserve">treasury operations</w:t>
            </w:r>
            <w:r w:rsidDel="00000000" w:rsidR="00000000" w:rsidRPr="00000000">
              <w:rPr>
                <w:rFonts w:ascii="Calibri" w:cs="Calibri" w:eastAsia="Calibri" w:hAnsi="Calibri"/>
                <w:color w:val="274e13"/>
                <w:rtl w:val="0"/>
              </w:rPr>
              <w:t xml:space="preserve">.</w:t>
            </w:r>
          </w:p>
          <w:p w:rsidR="00000000" w:rsidDel="00000000" w:rsidP="00000000" w:rsidRDefault="00000000" w:rsidRPr="00000000" w14:paraId="000003B8">
            <w:pPr>
              <w:spacing w:after="120" w:line="240" w:lineRule="auto"/>
              <w:rPr>
                <w:rFonts w:ascii="Calibri" w:cs="Calibri" w:eastAsia="Calibri" w:hAnsi="Calibri"/>
                <w:color w:val="274e13"/>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B9">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BA">
            <w:pPr>
              <w:numPr>
                <w:ilvl w:val="0"/>
                <w:numId w:val="94"/>
              </w:numPr>
              <w:spacing w:after="120" w:line="240" w:lineRule="auto"/>
              <w:ind w:left="300" w:hanging="360"/>
              <w:rPr/>
            </w:pPr>
            <w:r w:rsidDel="00000000" w:rsidR="00000000" w:rsidRPr="00000000">
              <w:rPr>
                <w:rFonts w:ascii="Calibri" w:cs="Calibri" w:eastAsia="Calibri" w:hAnsi="Calibri"/>
                <w:color w:val="274e13"/>
                <w:rtl w:val="0"/>
              </w:rPr>
              <w:t xml:space="preserve">Mampu merancang kerangka kerja dan arsitektur operasional pembayaran tresuri yang terintegrasi secara </w:t>
            </w:r>
            <w:r w:rsidDel="00000000" w:rsidR="00000000" w:rsidRPr="00000000">
              <w:rPr>
                <w:rFonts w:ascii="Calibri" w:cs="Calibri" w:eastAsia="Calibri" w:hAnsi="Calibri"/>
                <w:i w:val="1"/>
                <w:iCs w:val="1"/>
                <w:color w:val="274e13"/>
                <w:rtl w:val="0"/>
              </w:rPr>
              <w:t xml:space="preserve">straight-through processing</w:t>
            </w:r>
            <w:r w:rsidDel="00000000" w:rsidR="00000000" w:rsidRPr="00000000">
              <w:rPr>
                <w:rFonts w:ascii="Calibri" w:cs="Calibri" w:eastAsia="Calibri" w:hAnsi="Calibri"/>
                <w:color w:val="274e13"/>
                <w:rtl w:val="0"/>
              </w:rPr>
              <w:t xml:space="preserve"> (STP).</w:t>
            </w:r>
            <w:r w:rsidDel="00000000" w:rsidR="00000000" w:rsidRPr="00000000">
              <w:rPr>
                <w:rtl w:val="0"/>
              </w:rPr>
            </w:r>
          </w:p>
          <w:p w:rsidR="00000000" w:rsidDel="00000000" w:rsidP="00000000" w:rsidRDefault="00000000" w:rsidRPr="00000000" w14:paraId="000003BB">
            <w:pPr>
              <w:numPr>
                <w:ilvl w:val="0"/>
                <w:numId w:val="94"/>
              </w:numPr>
              <w:spacing w:after="120" w:line="240" w:lineRule="auto"/>
              <w:ind w:left="300" w:hanging="360"/>
              <w:rPr/>
            </w:pPr>
            <w:r w:rsidDel="00000000" w:rsidR="00000000" w:rsidRPr="00000000">
              <w:rPr>
                <w:rFonts w:ascii="Calibri" w:cs="Calibri" w:eastAsia="Calibri" w:hAnsi="Calibri"/>
                <w:color w:val="274e13"/>
                <w:rtl w:val="0"/>
              </w:rPr>
              <w:t xml:space="preserve">Mampu merumuskan kebijakan mitigasi risiko operasional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tresuri berbasis teknologi terkini.</w:t>
            </w:r>
            <w:r w:rsidDel="00000000" w:rsidR="00000000" w:rsidRPr="00000000">
              <w:rPr>
                <w:rtl w:val="0"/>
              </w:rPr>
            </w:r>
          </w:p>
          <w:p w:rsidR="00000000" w:rsidDel="00000000" w:rsidP="00000000" w:rsidRDefault="00000000" w:rsidRPr="00000000" w14:paraId="000003BC">
            <w:pPr>
              <w:numPr>
                <w:ilvl w:val="0"/>
                <w:numId w:val="94"/>
              </w:numPr>
              <w:spacing w:after="120" w:line="240" w:lineRule="auto"/>
              <w:ind w:left="300" w:hanging="360"/>
              <w:rPr/>
            </w:pPr>
            <w:r w:rsidDel="00000000" w:rsidR="00000000" w:rsidRPr="00000000">
              <w:rPr>
                <w:rFonts w:ascii="Calibri" w:cs="Calibri" w:eastAsia="Calibri" w:hAnsi="Calibri"/>
                <w:color w:val="274e13"/>
                <w:rtl w:val="0"/>
              </w:rPr>
              <w:t xml:space="preserve">Mampu membimbing tim dan memberikan arahan strategis dalam penyelesaian transaksi tresuri kompleks pada kondisi pasar berfluktuasi tinggi.</w:t>
            </w:r>
            <w:r w:rsidDel="00000000" w:rsidR="00000000" w:rsidRPr="00000000">
              <w:rPr>
                <w:rtl w:val="0"/>
              </w:rPr>
            </w:r>
          </w:p>
        </w:tc>
      </w:tr>
    </w:tbl>
    <w:p w:rsidR="00000000" w:rsidDel="00000000" w:rsidP="00000000" w:rsidRDefault="00000000" w:rsidRPr="00000000" w14:paraId="000003BD">
      <w:pPr>
        <w:pStyle w:val="Heading2"/>
        <w:spacing w:after="80" w:before="360" w:line="300" w:lineRule="auto"/>
        <w:rPr>
          <w:rFonts w:ascii="Calibri" w:cs="Calibri" w:eastAsia="Calibri" w:hAnsi="Calibri"/>
          <w:color w:val="274e13"/>
          <w:sz w:val="31"/>
          <w:szCs w:val="31"/>
        </w:rPr>
      </w:pPr>
      <w:bookmarkStart w:colFirst="0" w:colLast="0" w:name="_heading=h.i5eg3567q0zy" w:id="4"/>
      <w:bookmarkEnd w:id="4"/>
      <w:r w:rsidDel="00000000" w:rsidR="00000000" w:rsidRPr="00000000">
        <w:rPr>
          <w:rFonts w:ascii="Calibri" w:cs="Calibri" w:eastAsia="Calibri" w:hAnsi="Calibri"/>
          <w:color w:val="274e13"/>
          <w:sz w:val="29"/>
          <w:szCs w:val="29"/>
          <w:rtl w:val="0"/>
        </w:rPr>
        <w:t xml:space="preserve">(SBT-30) Memproses Pembayaran Transaksi Bank Garansi (BG)</w:t>
      </w:r>
      <w:r w:rsidDel="00000000" w:rsidR="00000000" w:rsidRPr="00000000">
        <w:rPr>
          <w:rtl w:val="0"/>
        </w:rPr>
      </w:r>
    </w:p>
    <w:p w:rsidR="00000000" w:rsidDel="00000000" w:rsidP="00000000" w:rsidRDefault="00000000" w:rsidRPr="00000000" w14:paraId="000003BE">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menerima, memverifikasi, menguji keabsahan klaim, serta memproses pencairan atau pembayaran penagihan klaim Bank Garansi (BG) secara teliti melalui sistem operasional perbankan digital sesuai dengan ketentuan hukum, kesepakatan jaminan, dan prosedur manajemen risiko bank.</w:t>
      </w:r>
    </w:p>
    <w:tbl>
      <w:tblPr>
        <w:tblStyle w:val="Table30"/>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3"/>
        <w:gridCol w:w="6197"/>
        <w:tblGridChange w:id="0">
          <w:tblGrid>
            <w:gridCol w:w="3163"/>
            <w:gridCol w:w="6197"/>
          </w:tblGrid>
        </w:tblGridChange>
      </w:tblGrid>
      <w:tr>
        <w:trPr>
          <w:cantSplit w:val="0"/>
          <w:trHeight w:val="2448"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BF">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3C0">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jenis-jenis Bank Garansi, dokumen pengajuan klaim, serta kriteria dasar kelengkapan administrasi pencairan BG.</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C1">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C2">
            <w:pPr>
              <w:numPr>
                <w:ilvl w:val="0"/>
                <w:numId w:val="27"/>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menyebutkan jenis Bank Garansi dan format penerbitannya yang tercatat dalam database bank.</w:t>
            </w:r>
            <w:r w:rsidDel="00000000" w:rsidR="00000000" w:rsidRPr="00000000">
              <w:rPr>
                <w:rtl w:val="0"/>
              </w:rPr>
            </w:r>
          </w:p>
          <w:p w:rsidR="00000000" w:rsidDel="00000000" w:rsidP="00000000" w:rsidRDefault="00000000" w:rsidRPr="00000000" w14:paraId="000003C3">
            <w:pPr>
              <w:numPr>
                <w:ilvl w:val="0"/>
                <w:numId w:val="27"/>
              </w:numPr>
              <w:spacing w:after="120" w:line="240" w:lineRule="auto"/>
              <w:ind w:left="300" w:hanging="360"/>
              <w:rPr/>
            </w:pPr>
            <w:r w:rsidDel="00000000" w:rsidR="00000000" w:rsidRPr="00000000">
              <w:rPr>
                <w:rFonts w:ascii="Calibri" w:cs="Calibri" w:eastAsia="Calibri" w:hAnsi="Calibri"/>
                <w:color w:val="274e13"/>
                <w:rtl w:val="0"/>
              </w:rPr>
              <w:t xml:space="preserve">Mampu menerima dan memeriksa kelengkapan berkas pengajuan klaim BG dari pihak penerima jaminan (</w:t>
            </w:r>
            <w:r w:rsidDel="00000000" w:rsidR="00000000" w:rsidRPr="00000000">
              <w:rPr>
                <w:rFonts w:ascii="Calibri" w:cs="Calibri" w:eastAsia="Calibri" w:hAnsi="Calibri"/>
                <w:i w:val="1"/>
                <w:iCs w:val="1"/>
                <w:color w:val="274e13"/>
                <w:rtl w:val="0"/>
              </w:rPr>
              <w:t xml:space="preserve">beneficiary</w:t>
            </w:r>
            <w:r w:rsidDel="00000000" w:rsidR="00000000" w:rsidRPr="00000000">
              <w:rPr>
                <w:rFonts w:ascii="Calibri" w:cs="Calibri" w:eastAsia="Calibri" w:hAnsi="Calibri"/>
                <w:color w:val="274e13"/>
                <w:rtl w:val="0"/>
              </w:rPr>
              <w:t xml:space="preserv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C4">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3C5">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syarat dan ketentuan cederanya janji (</w:t>
            </w:r>
            <w:r w:rsidDel="00000000" w:rsidR="00000000" w:rsidRPr="00000000">
              <w:rPr>
                <w:rFonts w:ascii="Calibri" w:cs="Calibri" w:eastAsia="Calibri" w:hAnsi="Calibri"/>
                <w:i w:val="1"/>
                <w:iCs w:val="1"/>
                <w:color w:val="274e13"/>
                <w:rtl w:val="0"/>
              </w:rPr>
              <w:t xml:space="preserve">wanprestasi</w:t>
            </w:r>
            <w:r w:rsidDel="00000000" w:rsidR="00000000" w:rsidRPr="00000000">
              <w:rPr>
                <w:rFonts w:ascii="Calibri" w:cs="Calibri" w:eastAsia="Calibri" w:hAnsi="Calibri"/>
                <w:color w:val="274e13"/>
                <w:rtl w:val="0"/>
              </w:rPr>
              <w:t xml:space="preserve">) serta mampu melakukan verifikasi keabsahan dokumen klaim BG sesuai pedoman yang berlaku.</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C6">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C7">
            <w:pPr>
              <w:numPr>
                <w:ilvl w:val="0"/>
                <w:numId w:val="40"/>
              </w:numPr>
              <w:spacing w:after="120" w:line="240" w:lineRule="auto"/>
              <w:ind w:left="300" w:hanging="360"/>
              <w:rPr/>
            </w:pPr>
            <w:r w:rsidDel="00000000" w:rsidR="00000000" w:rsidRPr="00000000">
              <w:rPr>
                <w:rFonts w:ascii="Calibri" w:cs="Calibri" w:eastAsia="Calibri" w:hAnsi="Calibri"/>
                <w:color w:val="274e13"/>
                <w:rtl w:val="0"/>
              </w:rPr>
              <w:t xml:space="preserve">Mampu memverifikasi kesesuaian data warkat BG dengan pencatatan digital di sistem </w:t>
            </w:r>
            <w:r w:rsidDel="00000000" w:rsidR="00000000" w:rsidRPr="00000000">
              <w:rPr>
                <w:rFonts w:ascii="Calibri" w:cs="Calibri" w:eastAsia="Calibri" w:hAnsi="Calibri"/>
                <w:i w:val="1"/>
                <w:iCs w:val="1"/>
                <w:color w:val="274e13"/>
                <w:rtl w:val="0"/>
              </w:rPr>
              <w:t xml:space="preserve">core banking</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3C8">
            <w:pPr>
              <w:numPr>
                <w:ilvl w:val="0"/>
                <w:numId w:val="40"/>
              </w:numPr>
              <w:spacing w:after="120" w:line="240" w:lineRule="auto"/>
              <w:ind w:left="300" w:hanging="360"/>
              <w:rPr/>
            </w:pPr>
            <w:r w:rsidDel="00000000" w:rsidR="00000000" w:rsidRPr="00000000">
              <w:rPr>
                <w:rFonts w:ascii="Calibri" w:cs="Calibri" w:eastAsia="Calibri" w:hAnsi="Calibri"/>
                <w:color w:val="274e13"/>
                <w:rtl w:val="0"/>
              </w:rPr>
              <w:t xml:space="preserve">Mampu mencocokkan keabsahan tanda tangan dan kewenangan pihak yang mengajukan klaim BG.</w:t>
            </w:r>
            <w:r w:rsidDel="00000000" w:rsidR="00000000" w:rsidRPr="00000000">
              <w:rPr>
                <w:rtl w:val="0"/>
              </w:rPr>
            </w:r>
          </w:p>
          <w:p w:rsidR="00000000" w:rsidDel="00000000" w:rsidP="00000000" w:rsidRDefault="00000000" w:rsidRPr="00000000" w14:paraId="000003C9">
            <w:pPr>
              <w:numPr>
                <w:ilvl w:val="0"/>
                <w:numId w:val="40"/>
              </w:numPr>
              <w:spacing w:after="120" w:line="240" w:lineRule="auto"/>
              <w:ind w:left="300" w:hanging="360"/>
              <w:rPr/>
            </w:pPr>
            <w:r w:rsidDel="00000000" w:rsidR="00000000" w:rsidRPr="00000000">
              <w:rPr>
                <w:rFonts w:ascii="Calibri" w:cs="Calibri" w:eastAsia="Calibri" w:hAnsi="Calibri"/>
                <w:color w:val="274e13"/>
                <w:rtl w:val="0"/>
              </w:rPr>
              <w:t xml:space="preserve">Mampu menyusun lembar verifikasi awal kelayakan klaim Bank Garansi sesuai petunjuk operasional.</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C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3CB">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prosedur pemrosesan pencairan atau pembebanan dana klaim BG, serta mengkoordinasikan pemenuhan kewajiban pemegang jaminan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CC">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CD">
            <w:pPr>
              <w:numPr>
                <w:ilvl w:val="0"/>
                <w:numId w:val="35"/>
              </w:numPr>
              <w:spacing w:after="120" w:line="240" w:lineRule="auto"/>
              <w:ind w:left="300" w:hanging="360"/>
              <w:rPr/>
            </w:pPr>
            <w:r w:rsidDel="00000000" w:rsidR="00000000" w:rsidRPr="00000000">
              <w:rPr>
                <w:rFonts w:ascii="Calibri" w:cs="Calibri" w:eastAsia="Calibri" w:hAnsi="Calibri"/>
                <w:color w:val="274e13"/>
                <w:rtl w:val="0"/>
              </w:rPr>
              <w:t xml:space="preserve">Mampu memproses pembukuan dan eksekusi pembayaran klaim BG kepada penerima jaminan melalui kanal pembayaran digital.</w:t>
            </w:r>
            <w:r w:rsidDel="00000000" w:rsidR="00000000" w:rsidRPr="00000000">
              <w:rPr>
                <w:rtl w:val="0"/>
              </w:rPr>
            </w:r>
          </w:p>
          <w:p w:rsidR="00000000" w:rsidDel="00000000" w:rsidP="00000000" w:rsidRDefault="00000000" w:rsidRPr="00000000" w14:paraId="000003CE">
            <w:pPr>
              <w:numPr>
                <w:ilvl w:val="0"/>
                <w:numId w:val="35"/>
              </w:numPr>
              <w:spacing w:after="120" w:line="240" w:lineRule="auto"/>
              <w:ind w:left="300" w:hanging="360"/>
              <w:rPr/>
            </w:pPr>
            <w:r w:rsidDel="00000000" w:rsidR="00000000" w:rsidRPr="00000000">
              <w:rPr>
                <w:rFonts w:ascii="Calibri" w:cs="Calibri" w:eastAsia="Calibri" w:hAnsi="Calibri"/>
                <w:color w:val="274e13"/>
                <w:rtl w:val="0"/>
              </w:rPr>
              <w:t xml:space="preserve">Mampu melakukan pemblokiran atau pembebanan rekening kontra jaminan (</w:t>
            </w:r>
            <w:r w:rsidDel="00000000" w:rsidR="00000000" w:rsidRPr="00000000">
              <w:rPr>
                <w:rFonts w:ascii="Calibri" w:cs="Calibri" w:eastAsia="Calibri" w:hAnsi="Calibri"/>
                <w:i w:val="1"/>
                <w:iCs w:val="1"/>
                <w:color w:val="274e13"/>
                <w:rtl w:val="0"/>
              </w:rPr>
              <w:t xml:space="preserve">counter guarantee</w:t>
            </w:r>
            <w:r w:rsidDel="00000000" w:rsidR="00000000" w:rsidRPr="00000000">
              <w:rPr>
                <w:rFonts w:ascii="Calibri" w:cs="Calibri" w:eastAsia="Calibri" w:hAnsi="Calibri"/>
                <w:color w:val="274e13"/>
                <w:rtl w:val="0"/>
              </w:rPr>
              <w:t xml:space="preserve">) terjamin secara akurat.</w:t>
            </w:r>
            <w:r w:rsidDel="00000000" w:rsidR="00000000" w:rsidRPr="00000000">
              <w:rPr>
                <w:rtl w:val="0"/>
              </w:rPr>
            </w:r>
          </w:p>
          <w:p w:rsidR="00000000" w:rsidDel="00000000" w:rsidP="00000000" w:rsidRDefault="00000000" w:rsidRPr="00000000" w14:paraId="000003CF">
            <w:pPr>
              <w:numPr>
                <w:ilvl w:val="0"/>
                <w:numId w:val="35"/>
              </w:numPr>
              <w:spacing w:after="120" w:line="240" w:lineRule="auto"/>
              <w:ind w:left="300" w:hanging="360"/>
              <w:rPr/>
            </w:pPr>
            <w:r w:rsidDel="00000000" w:rsidR="00000000" w:rsidRPr="00000000">
              <w:rPr>
                <w:rFonts w:ascii="Calibri" w:cs="Calibri" w:eastAsia="Calibri" w:hAnsi="Calibri"/>
                <w:color w:val="274e13"/>
                <w:rtl w:val="0"/>
              </w:rPr>
              <w:t xml:space="preserve">Mampu mengkomunikasikan status pemrosesan klaim BG kepada nasabah (</w:t>
            </w:r>
            <w:r w:rsidDel="00000000" w:rsidR="00000000" w:rsidRPr="00000000">
              <w:rPr>
                <w:rFonts w:ascii="Calibri" w:cs="Calibri" w:eastAsia="Calibri" w:hAnsi="Calibri"/>
                <w:i w:val="1"/>
                <w:iCs w:val="1"/>
                <w:color w:val="274e13"/>
                <w:rtl w:val="0"/>
              </w:rPr>
              <w:t xml:space="preserve">terjamin</w:t>
            </w:r>
            <w:r w:rsidDel="00000000" w:rsidR="00000000" w:rsidRPr="00000000">
              <w:rPr>
                <w:rFonts w:ascii="Calibri" w:cs="Calibri" w:eastAsia="Calibri" w:hAnsi="Calibri"/>
                <w:color w:val="274e13"/>
                <w:rtl w:val="0"/>
              </w:rPr>
              <w:t xml:space="preserve">) dan penerima jaminan secara profesional.</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D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3D1">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legalitas dan aspek risiko ketidaksesuaian dokumen klaim BG, serta mengevaluasi penyelesaian sengketa/ sanggahan klaim secara efisien.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D2">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D3">
            <w:pPr>
              <w:numPr>
                <w:ilvl w:val="0"/>
                <w:numId w:val="62"/>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syarat-syarat khusus klaim BG untuk memastikan tidak adanya unsur penipuan (</w:t>
            </w:r>
            <w:r w:rsidDel="00000000" w:rsidR="00000000" w:rsidRPr="00000000">
              <w:rPr>
                <w:rFonts w:ascii="Calibri" w:cs="Calibri" w:eastAsia="Calibri" w:hAnsi="Calibri"/>
                <w:i w:val="1"/>
                <w:iCs w:val="1"/>
                <w:color w:val="274e13"/>
                <w:rtl w:val="0"/>
              </w:rPr>
              <w:t xml:space="preserve">fraud</w:t>
            </w:r>
            <w:r w:rsidDel="00000000" w:rsidR="00000000" w:rsidRPr="00000000">
              <w:rPr>
                <w:rFonts w:ascii="Calibri" w:cs="Calibri" w:eastAsia="Calibri" w:hAnsi="Calibri"/>
                <w:color w:val="274e13"/>
                <w:rtl w:val="0"/>
              </w:rPr>
              <w:t xml:space="preserve">) atau cacat hukum.</w:t>
            </w:r>
            <w:r w:rsidDel="00000000" w:rsidR="00000000" w:rsidRPr="00000000">
              <w:rPr>
                <w:rtl w:val="0"/>
              </w:rPr>
            </w:r>
          </w:p>
          <w:p w:rsidR="00000000" w:rsidDel="00000000" w:rsidP="00000000" w:rsidRDefault="00000000" w:rsidRPr="00000000" w14:paraId="000003D4">
            <w:pPr>
              <w:numPr>
                <w:ilvl w:val="0"/>
                <w:numId w:val="62"/>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tingkat risiko operasional dan finansial bank saat terjadi penarikan klaim BG bernilai signifikan.</w:t>
            </w:r>
            <w:r w:rsidDel="00000000" w:rsidR="00000000" w:rsidRPr="00000000">
              <w:rPr>
                <w:rtl w:val="0"/>
              </w:rPr>
            </w:r>
          </w:p>
          <w:p w:rsidR="00000000" w:rsidDel="00000000" w:rsidP="00000000" w:rsidRDefault="00000000" w:rsidRPr="00000000" w14:paraId="000003D5">
            <w:pPr>
              <w:numPr>
                <w:ilvl w:val="0"/>
                <w:numId w:val="62"/>
              </w:numPr>
              <w:spacing w:after="120" w:line="240" w:lineRule="auto"/>
              <w:ind w:left="300" w:hanging="360"/>
              <w:rPr/>
            </w:pPr>
            <w:r w:rsidDel="00000000" w:rsidR="00000000" w:rsidRPr="00000000">
              <w:rPr>
                <w:rFonts w:ascii="Calibri" w:cs="Calibri" w:eastAsia="Calibri" w:hAnsi="Calibri"/>
                <w:color w:val="274e13"/>
                <w:rtl w:val="0"/>
              </w:rPr>
              <w:t xml:space="preserve">Mampu menangani sanggahan atau kendala administratif antara pihak terjamin dan penerima jaminan sesuai regulasi yang berlaku.</w:t>
            </w:r>
            <w:r w:rsidDel="00000000" w:rsidR="00000000" w:rsidRPr="00000000">
              <w:rPr>
                <w:rtl w:val="0"/>
              </w:rPr>
            </w:r>
          </w:p>
        </w:tc>
      </w:tr>
      <w:tr>
        <w:trPr>
          <w:cantSplit w:val="0"/>
          <w:trHeight w:val="288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D6">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3D7">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tata kelola dan digitalisasi pemrosesan klaim/ pembayaran Bank Garansi yang selaras dengan perkembangan hukum/ regulasi perbankan dan strategi bisnis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D8">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D9">
            <w:pPr>
              <w:numPr>
                <w:ilvl w:val="0"/>
                <w:numId w:val="25"/>
              </w:numPr>
              <w:spacing w:after="120" w:line="240" w:lineRule="auto"/>
              <w:ind w:left="300" w:hanging="360"/>
              <w:rPr/>
            </w:pPr>
            <w:r w:rsidDel="00000000" w:rsidR="00000000" w:rsidRPr="00000000">
              <w:rPr>
                <w:rFonts w:ascii="Calibri" w:cs="Calibri" w:eastAsia="Calibri" w:hAnsi="Calibri"/>
                <w:color w:val="274e13"/>
                <w:rtl w:val="0"/>
              </w:rPr>
              <w:t xml:space="preserve">Mampu merancang otomatisasi mitigasi risiko dan alur kerja pembayaran klaim BG berbasis </w:t>
            </w:r>
            <w:r w:rsidDel="00000000" w:rsidR="00000000" w:rsidRPr="00000000">
              <w:rPr>
                <w:rFonts w:ascii="Calibri" w:cs="Calibri" w:eastAsia="Calibri" w:hAnsi="Calibri"/>
                <w:i w:val="1"/>
                <w:iCs w:val="1"/>
                <w:color w:val="274e13"/>
                <w:rtl w:val="0"/>
              </w:rPr>
              <w:t xml:space="preserve">platform</w:t>
            </w:r>
            <w:r w:rsidDel="00000000" w:rsidR="00000000" w:rsidRPr="00000000">
              <w:rPr>
                <w:rFonts w:ascii="Calibri" w:cs="Calibri" w:eastAsia="Calibri" w:hAnsi="Calibri"/>
                <w:color w:val="274e13"/>
                <w:rtl w:val="0"/>
              </w:rPr>
              <w:t xml:space="preserve"> digital perbankan.</w:t>
            </w:r>
            <w:r w:rsidDel="00000000" w:rsidR="00000000" w:rsidRPr="00000000">
              <w:rPr>
                <w:rtl w:val="0"/>
              </w:rPr>
            </w:r>
          </w:p>
          <w:p w:rsidR="00000000" w:rsidDel="00000000" w:rsidP="00000000" w:rsidRDefault="00000000" w:rsidRPr="00000000" w14:paraId="000003DA">
            <w:pPr>
              <w:numPr>
                <w:ilvl w:val="0"/>
                <w:numId w:val="25"/>
              </w:numPr>
              <w:spacing w:after="120" w:line="240" w:lineRule="auto"/>
              <w:ind w:left="300" w:hanging="360"/>
              <w:rPr/>
            </w:pPr>
            <w:r w:rsidDel="00000000" w:rsidR="00000000" w:rsidRPr="00000000">
              <w:rPr>
                <w:rFonts w:ascii="Calibri" w:cs="Calibri" w:eastAsia="Calibri" w:hAnsi="Calibri"/>
                <w:color w:val="274e13"/>
                <w:rtl w:val="0"/>
              </w:rPr>
              <w:t xml:space="preserve">Mampu mengevaluasi kecukupan kebijakan serta SOP pemrosesan klaim Bank Garansi secara menyeluruh demi melindungi aset bank.</w:t>
            </w:r>
            <w:r w:rsidDel="00000000" w:rsidR="00000000" w:rsidRPr="00000000">
              <w:rPr>
                <w:rtl w:val="0"/>
              </w:rPr>
            </w:r>
          </w:p>
        </w:tc>
      </w:tr>
    </w:tbl>
    <w:p w:rsidR="00000000" w:rsidDel="00000000" w:rsidP="00000000" w:rsidRDefault="00000000" w:rsidRPr="00000000" w14:paraId="000003DB">
      <w:pPr>
        <w:pStyle w:val="Heading2"/>
        <w:spacing w:after="180" w:before="540" w:lineRule="auto"/>
        <w:rPr>
          <w:rFonts w:ascii="Calibri" w:cs="Calibri" w:eastAsia="Calibri" w:hAnsi="Calibri"/>
          <w:color w:val="274e13"/>
          <w:sz w:val="16"/>
          <w:szCs w:val="16"/>
        </w:rPr>
      </w:pPr>
      <w:bookmarkStart w:colFirst="0" w:colLast="0" w:name="_heading=h.aqix3gucixdw" w:id="5"/>
      <w:bookmarkEnd w:id="5"/>
      <w:r w:rsidDel="00000000" w:rsidR="00000000" w:rsidRPr="00000000">
        <w:rPr>
          <w:rtl w:val="0"/>
        </w:rPr>
      </w:r>
    </w:p>
    <w:p w:rsidR="00000000" w:rsidDel="00000000" w:rsidP="00000000" w:rsidRDefault="00000000" w:rsidRPr="00000000" w14:paraId="000003DC">
      <w:pPr>
        <w:pStyle w:val="Heading2"/>
        <w:spacing w:after="80" w:before="360" w:line="300" w:lineRule="auto"/>
        <w:rPr>
          <w:rFonts w:ascii="Calibri" w:cs="Calibri" w:eastAsia="Calibri" w:hAnsi="Calibri"/>
          <w:color w:val="274e13"/>
          <w:sz w:val="29"/>
          <w:szCs w:val="29"/>
        </w:rPr>
      </w:pPr>
      <w:bookmarkStart w:colFirst="0" w:colLast="0" w:name="_heading=h.w1j9bybcy8ue" w:id="6"/>
      <w:bookmarkEnd w:id="6"/>
      <w:r w:rsidDel="00000000" w:rsidR="00000000" w:rsidRPr="00000000">
        <w:rPr>
          <w:rFonts w:ascii="Calibri" w:cs="Calibri" w:eastAsia="Calibri" w:hAnsi="Calibri"/>
          <w:color w:val="274e13"/>
          <w:sz w:val="29"/>
          <w:szCs w:val="29"/>
          <w:rtl w:val="0"/>
        </w:rPr>
        <w:t xml:space="preserve">(SBT-31) Menyusun Rencana Kerja Operasional Cabang &gt; </w:t>
      </w:r>
      <w:r w:rsidDel="00000000" w:rsidR="00000000" w:rsidRPr="00000000">
        <w:rPr>
          <w:rFonts w:ascii="Calibri" w:cs="Calibri" w:eastAsia="Calibri" w:hAnsi="Calibri"/>
          <w:b w:val="0"/>
          <w:bCs w:val="0"/>
          <w:color w:val="980000"/>
          <w:sz w:val="24"/>
          <w:szCs w:val="24"/>
          <w:rtl w:val="0"/>
        </w:rPr>
        <w:t xml:space="preserve">&gt; Tambahan Kompetensi Cabang &amp; Capem (based on FGD).</w:t>
      </w:r>
      <w:r w:rsidDel="00000000" w:rsidR="00000000" w:rsidRPr="00000000">
        <w:rPr>
          <w:rtl w:val="0"/>
        </w:rPr>
      </w:r>
    </w:p>
    <w:p w:rsidR="00000000" w:rsidDel="00000000" w:rsidP="00000000" w:rsidRDefault="00000000" w:rsidRPr="00000000" w14:paraId="000003DD">
      <w:pPr>
        <w:spacing w:after="240" w:before="240" w:line="30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Definisi: </w:t>
      </w:r>
      <w:r w:rsidDel="00000000" w:rsidR="00000000" w:rsidRPr="00000000">
        <w:rPr>
          <w:rFonts w:ascii="Calibri" w:cs="Calibri" w:eastAsia="Calibri" w:hAnsi="Calibri"/>
          <w:color w:val="274e13"/>
          <w:rtl w:val="0"/>
        </w:rPr>
        <w:t xml:space="preserve">Kemampuan merencanakan, mengoordinasikan, dan memetakan target serta alokasi sumber daya operasional pada seluruh tingkatan unit kerja jaringan kantor Bank Sultra (Cabang Utama, Cabang, Cabang Pembantu, hingga Kantor Fungsional) guna memastikan keberlanjutan layanan, pencapaian KPI operasional, dan kepatuhan pada regulasi internal maupun eksternal.</w:t>
      </w:r>
      <w:r w:rsidDel="00000000" w:rsidR="00000000" w:rsidRPr="00000000">
        <w:rPr>
          <w:rtl w:val="0"/>
        </w:rPr>
      </w:r>
    </w:p>
    <w:tbl>
      <w:tblPr>
        <w:tblStyle w:val="Table31"/>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3"/>
        <w:gridCol w:w="6197"/>
        <w:tblGridChange w:id="0">
          <w:tblGrid>
            <w:gridCol w:w="3163"/>
            <w:gridCol w:w="6197"/>
          </w:tblGrid>
        </w:tblGridChange>
      </w:tblGrid>
      <w:tr>
        <w:trPr>
          <w:cantSplit w:val="0"/>
          <w:trHeight w:val="2448"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DE">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3DF">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komponen dasar rencana kerja operasional serta memahami data historis operasional di unit kerja/kantor fungsional.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E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E1">
            <w:pPr>
              <w:numPr>
                <w:ilvl w:val="0"/>
                <w:numId w:val="9"/>
              </w:numPr>
              <w:spacing w:after="240" w:before="240" w:line="300" w:lineRule="auto"/>
              <w:ind w:left="300" w:hanging="360"/>
            </w:pPr>
            <w:r w:rsidDel="00000000" w:rsidR="00000000" w:rsidRPr="00000000">
              <w:rPr>
                <w:rFonts w:ascii="Calibri" w:cs="Calibri" w:eastAsia="Calibri" w:hAnsi="Calibri"/>
                <w:color w:val="274e13"/>
                <w:rtl w:val="0"/>
              </w:rPr>
              <w:t xml:space="preserve">Mampu mengidentifikasi data transaksi harian, volume layanan, dan kebutuhan operasional dasar di unit kerja/kantor fungsional.</w:t>
            </w:r>
          </w:p>
          <w:p w:rsidR="00000000" w:rsidDel="00000000" w:rsidP="00000000" w:rsidRDefault="00000000" w:rsidRPr="00000000" w14:paraId="000003E2">
            <w:pPr>
              <w:numPr>
                <w:ilvl w:val="0"/>
                <w:numId w:val="9"/>
              </w:numPr>
              <w:spacing w:after="240" w:before="240" w:line="300" w:lineRule="auto"/>
              <w:ind w:left="300" w:hanging="360"/>
            </w:pPr>
            <w:r w:rsidDel="00000000" w:rsidR="00000000" w:rsidRPr="00000000">
              <w:rPr>
                <w:rFonts w:ascii="Calibri" w:cs="Calibri" w:eastAsia="Calibri" w:hAnsi="Calibri"/>
                <w:color w:val="274e13"/>
                <w:rtl w:val="0"/>
              </w:rPr>
              <w:t xml:space="preserve">Mampu mencatat masukan dan kebutuhan logistik operasional rutin sesuai petunjuk teknis yang berlaku di Bank Sultra.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E3">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3E4">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keterkaitan antar-target operasional di berbagai tingkatan kantor (Cabang Utama, Cabang, Capem, dan Kantor Fungsional) serta prosedur penyusunan usulan anggaran operasional.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E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E6">
            <w:pPr>
              <w:numPr>
                <w:ilvl w:val="0"/>
                <w:numId w:val="3"/>
              </w:numPr>
              <w:spacing w:after="240" w:before="240" w:line="300" w:lineRule="auto"/>
              <w:ind w:left="300" w:hanging="360"/>
            </w:pPr>
            <w:r w:rsidDel="00000000" w:rsidR="00000000" w:rsidRPr="00000000">
              <w:rPr>
                <w:rFonts w:ascii="Calibri" w:cs="Calibri" w:eastAsia="Calibri" w:hAnsi="Calibri"/>
                <w:color w:val="274e13"/>
                <w:rtl w:val="0"/>
              </w:rPr>
              <w:t xml:space="preserve">Mampu mengkompilasi data proyeksi transaksi dan kebutuhan operasional dari Kantor Fungsional dan Capem ke dalam format rencana kerja cabang.</w:t>
            </w:r>
          </w:p>
          <w:p w:rsidR="00000000" w:rsidDel="00000000" w:rsidP="00000000" w:rsidRDefault="00000000" w:rsidRPr="00000000" w14:paraId="000003E7">
            <w:pPr>
              <w:numPr>
                <w:ilvl w:val="0"/>
                <w:numId w:val="3"/>
              </w:numPr>
              <w:spacing w:after="240" w:before="240" w:line="300" w:lineRule="auto"/>
              <w:ind w:left="300" w:hanging="360"/>
            </w:pPr>
            <w:r w:rsidDel="00000000" w:rsidR="00000000" w:rsidRPr="00000000">
              <w:rPr>
                <w:rFonts w:ascii="Calibri" w:cs="Calibri" w:eastAsia="Calibri" w:hAnsi="Calibri"/>
                <w:color w:val="274e13"/>
                <w:rtl w:val="0"/>
              </w:rPr>
              <w:t xml:space="preserve">Mampu memverifikasi kesesuaian draf rencana kerja operasional dengan standar operasional prosedur (SOP) dan kebijakan operasional Bank Sultra.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E8">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3E9">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teknik penyusunan Rencana Kerja Operasional (RKO) secara terintegrasi untuk Cabang Utama, Cabang, Cabang Pembantu, dan Kantor Fungsional serta menyajikan dokumen rencana kerja secara rinci.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E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EB">
            <w:pPr>
              <w:numPr>
                <w:ilvl w:val="0"/>
                <w:numId w:val="8"/>
              </w:numPr>
              <w:spacing w:after="240" w:before="240" w:line="300" w:lineRule="auto"/>
              <w:ind w:left="300" w:hanging="360"/>
            </w:pPr>
            <w:r w:rsidDel="00000000" w:rsidR="00000000" w:rsidRPr="00000000">
              <w:rPr>
                <w:rFonts w:ascii="Calibri" w:cs="Calibri" w:eastAsia="Calibri" w:hAnsi="Calibri"/>
                <w:color w:val="274e13"/>
                <w:rtl w:val="0"/>
              </w:rPr>
              <w:t xml:space="preserve">Mampu menyusun draf Rencana Kerja Operasional cabang yang mengakomodir kebutuhan operasional seluruh unit di bawahnya (Capem dan Kantor Fungsional).</w:t>
            </w:r>
          </w:p>
          <w:p w:rsidR="00000000" w:rsidDel="00000000" w:rsidP="00000000" w:rsidRDefault="00000000" w:rsidRPr="00000000" w14:paraId="000003EC">
            <w:pPr>
              <w:numPr>
                <w:ilvl w:val="0"/>
                <w:numId w:val="8"/>
              </w:numPr>
              <w:spacing w:after="240" w:before="240" w:line="300" w:lineRule="auto"/>
              <w:ind w:left="300" w:hanging="360"/>
            </w:pPr>
            <w:r w:rsidDel="00000000" w:rsidR="00000000" w:rsidRPr="00000000">
              <w:rPr>
                <w:rFonts w:ascii="Calibri" w:cs="Calibri" w:eastAsia="Calibri" w:hAnsi="Calibri"/>
                <w:color w:val="274e13"/>
                <w:rtl w:val="0"/>
              </w:rPr>
              <w:t xml:space="preserve">Mampu mengalokasikan target operasional dan sumber daya secara proporsional sesuai karakteristik wilayah operasional jaringan kantor Bank Sultra.</w:t>
            </w:r>
          </w:p>
          <w:p w:rsidR="00000000" w:rsidDel="00000000" w:rsidP="00000000" w:rsidRDefault="00000000" w:rsidRPr="00000000" w14:paraId="000003ED">
            <w:pPr>
              <w:numPr>
                <w:ilvl w:val="0"/>
                <w:numId w:val="8"/>
              </w:numPr>
              <w:spacing w:after="240" w:before="240" w:line="300" w:lineRule="auto"/>
              <w:ind w:left="300" w:hanging="360"/>
            </w:pPr>
            <w:r w:rsidDel="00000000" w:rsidR="00000000" w:rsidRPr="00000000">
              <w:rPr>
                <w:rFonts w:ascii="Calibri" w:cs="Calibri" w:eastAsia="Calibri" w:hAnsi="Calibri"/>
                <w:color w:val="274e13"/>
                <w:rtl w:val="0"/>
              </w:rPr>
              <w:t xml:space="preserve">Mampu menyajikan dokumen Rencana Kerja Operasional cabang secara terstruktur untuk pengajuan otorisasi manajemen.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EE">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3EF">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pencapaian RKO jaringan kantor, mengevaluasi kendala operasional lintas unit kerja, serta menyelaraskan rencana operasional dengan arah strategis bisnis Bank Sultra.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F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F1">
            <w:pPr>
              <w:numPr>
                <w:ilvl w:val="0"/>
                <w:numId w:val="159"/>
              </w:numPr>
              <w:spacing w:after="240" w:before="240" w:line="300" w:lineRule="auto"/>
              <w:ind w:left="300" w:hanging="360"/>
            </w:pPr>
            <w:r w:rsidDel="00000000" w:rsidR="00000000" w:rsidRPr="00000000">
              <w:rPr>
                <w:rFonts w:ascii="Calibri" w:cs="Calibri" w:eastAsia="Calibri" w:hAnsi="Calibri"/>
                <w:color w:val="274e13"/>
                <w:rtl w:val="0"/>
              </w:rPr>
              <w:t xml:space="preserve">Mampu menganalisis efektivitas pelaksanaan Rencana Kerja Operasional di tingkat Cabang Utama, Cabang, Capem, dan Kantor Fungsional.</w:t>
            </w:r>
          </w:p>
          <w:p w:rsidR="00000000" w:rsidDel="00000000" w:rsidP="00000000" w:rsidRDefault="00000000" w:rsidRPr="00000000" w14:paraId="000003F2">
            <w:pPr>
              <w:numPr>
                <w:ilvl w:val="0"/>
                <w:numId w:val="159"/>
              </w:numPr>
              <w:spacing w:after="240" w:before="240" w:line="300" w:lineRule="auto"/>
              <w:ind w:left="300" w:hanging="360"/>
            </w:pPr>
            <w:r w:rsidDel="00000000" w:rsidR="00000000" w:rsidRPr="00000000">
              <w:rPr>
                <w:rFonts w:ascii="Calibri" w:cs="Calibri" w:eastAsia="Calibri" w:hAnsi="Calibri"/>
                <w:color w:val="274e13"/>
                <w:rtl w:val="0"/>
              </w:rPr>
              <w:t xml:space="preserve">Mampu mengevaluasi deviasi antara target operasional dengan realisasi di lapangan serta merumuskan langkah korektif.</w:t>
            </w:r>
          </w:p>
          <w:p w:rsidR="00000000" w:rsidDel="00000000" w:rsidP="00000000" w:rsidRDefault="00000000" w:rsidRPr="00000000" w14:paraId="000003F3">
            <w:pPr>
              <w:numPr>
                <w:ilvl w:val="0"/>
                <w:numId w:val="159"/>
              </w:numPr>
              <w:spacing w:after="240" w:before="240" w:line="300" w:lineRule="auto"/>
              <w:ind w:left="300" w:hanging="360"/>
            </w:pPr>
            <w:r w:rsidDel="00000000" w:rsidR="00000000" w:rsidRPr="00000000">
              <w:rPr>
                <w:rFonts w:ascii="Calibri" w:cs="Calibri" w:eastAsia="Calibri" w:hAnsi="Calibri"/>
                <w:color w:val="274e13"/>
                <w:rtl w:val="0"/>
              </w:rPr>
              <w:t xml:space="preserve">Mampu menelaah alokasi beban kerja operasional antar-jaringan kantor untuk optimalisasi efisiensi operasional cabang.</w:t>
            </w:r>
          </w:p>
        </w:tc>
      </w:tr>
      <w:tr>
        <w:trPr>
          <w:cantSplit w:val="0"/>
          <w:trHeight w:val="288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F4">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3F5">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kerangka kerja (framework) dan metodologi penyusunan Rencana Kerja Operasional yang responsif, adaptif terhadap perkembangan teknologi digital banking, serta terintegrasi secara komprehensif di seluruh jaringan kantor Bank Sultra.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F6">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F7">
            <w:pPr>
              <w:numPr>
                <w:ilvl w:val="0"/>
                <w:numId w:val="6"/>
              </w:numPr>
              <w:spacing w:after="240" w:before="240" w:line="300" w:lineRule="auto"/>
              <w:ind w:left="300" w:hanging="360"/>
            </w:pPr>
            <w:r w:rsidDel="00000000" w:rsidR="00000000" w:rsidRPr="00000000">
              <w:rPr>
                <w:rFonts w:ascii="Calibri" w:cs="Calibri" w:eastAsia="Calibri" w:hAnsi="Calibri"/>
                <w:color w:val="274e13"/>
                <w:rtl w:val="0"/>
              </w:rPr>
              <w:t xml:space="preserve">Mampu merancang standar dan model penyusunan Rencana Kerja Operasional terintegrasi dari tingkat Kantor Fungsional hingga Cabang Utama secara efisien.</w:t>
            </w:r>
          </w:p>
          <w:p w:rsidR="00000000" w:rsidDel="00000000" w:rsidP="00000000" w:rsidRDefault="00000000" w:rsidRPr="00000000" w14:paraId="000003F8">
            <w:pPr>
              <w:numPr>
                <w:ilvl w:val="0"/>
                <w:numId w:val="6"/>
              </w:numPr>
              <w:spacing w:after="240" w:before="240" w:line="300" w:lineRule="auto"/>
              <w:ind w:left="300" w:hanging="360"/>
            </w:pPr>
            <w:r w:rsidDel="00000000" w:rsidR="00000000" w:rsidRPr="00000000">
              <w:rPr>
                <w:rFonts w:ascii="Calibri" w:cs="Calibri" w:eastAsia="Calibri" w:hAnsi="Calibri"/>
                <w:color w:val="274e13"/>
                <w:rtl w:val="0"/>
              </w:rPr>
              <w:t xml:space="preserve">Mampu merumuskan strategi pengoptimalan sinergi operasional antar-jaringan kantor guna mendukung pertumbuhan bisnis Bank Sultra secara berkelanjutan.</w:t>
            </w:r>
          </w:p>
        </w:tc>
      </w:tr>
    </w:tbl>
    <w:p w:rsidR="00000000" w:rsidDel="00000000" w:rsidP="00000000" w:rsidRDefault="00000000" w:rsidRPr="00000000" w14:paraId="000003F9">
      <w:pPr>
        <w:pStyle w:val="Heading3"/>
        <w:spacing w:after="80" w:before="280" w:line="300" w:lineRule="auto"/>
        <w:rPr>
          <w:rFonts w:ascii="Calibri" w:cs="Calibri" w:eastAsia="Calibri" w:hAnsi="Calibri"/>
          <w:color w:val="274e13"/>
          <w:sz w:val="29"/>
          <w:szCs w:val="29"/>
        </w:rPr>
      </w:pPr>
      <w:bookmarkStart w:colFirst="0" w:colLast="0" w:name="_heading=h.y8vg4ysgcm75" w:id="7"/>
      <w:bookmarkEnd w:id="7"/>
      <w:r w:rsidDel="00000000" w:rsidR="00000000" w:rsidRPr="00000000">
        <w:rPr>
          <w:rFonts w:ascii="Calibri" w:cs="Calibri" w:eastAsia="Calibri" w:hAnsi="Calibri"/>
          <w:color w:val="274e13"/>
          <w:sz w:val="29"/>
          <w:szCs w:val="29"/>
          <w:rtl w:val="0"/>
        </w:rPr>
        <w:t xml:space="preserve">(SBT-32) Mengelola dan Mengawasi Operasional Jaringan Kantor Untuk Proses Konsolidasi</w:t>
      </w:r>
    </w:p>
    <w:p w:rsidR="00000000" w:rsidDel="00000000" w:rsidP="00000000" w:rsidRDefault="00000000" w:rsidRPr="00000000" w14:paraId="000003FA">
      <w:pPr>
        <w:spacing w:after="240" w:before="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 </w:t>
      </w:r>
      <w:r w:rsidDel="00000000" w:rsidR="00000000" w:rsidRPr="00000000">
        <w:rPr>
          <w:rFonts w:ascii="Calibri" w:cs="Calibri" w:eastAsia="Calibri" w:hAnsi="Calibri"/>
          <w:color w:val="274e13"/>
          <w:rtl w:val="0"/>
        </w:rPr>
        <w:t xml:space="preserve">Kemampuan mengoordinasikan, mengendalikan, dan mengawasi seluruh kegiatan transaksi, rekonsiliasi, serta penyetelan data operasional harian guna memastikan proses konsolidasi laporan operasional dan keuangan antar-peta hirarki jaringan kantor (Cabang Utama/Cabang/Capem dengan Kantor Fungsional di bawahnya) berjalan akurat, patuh, dan tepat waktu.</w:t>
      </w:r>
    </w:p>
    <w:tbl>
      <w:tblPr>
        <w:tblStyle w:val="Table32"/>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3"/>
        <w:gridCol w:w="6197"/>
        <w:tblGridChange w:id="0">
          <w:tblGrid>
            <w:gridCol w:w="3163"/>
            <w:gridCol w:w="6197"/>
          </w:tblGrid>
        </w:tblGridChange>
      </w:tblGrid>
      <w:tr>
        <w:trPr>
          <w:cantSplit w:val="0"/>
          <w:trHeight w:val="2448"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FB">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3FC">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prosedur dasar pelaporan operasional harian dan struktur konsolidasi jaringan kantor Bank Sultra.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FD">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FE">
            <w:pPr>
              <w:numPr>
                <w:ilvl w:val="0"/>
                <w:numId w:val="4"/>
              </w:numPr>
              <w:spacing w:after="240" w:before="240" w:line="300" w:lineRule="auto"/>
              <w:ind w:left="300" w:hanging="360"/>
            </w:pPr>
            <w:r w:rsidDel="00000000" w:rsidR="00000000" w:rsidRPr="00000000">
              <w:rPr>
                <w:rFonts w:ascii="Calibri" w:cs="Calibri" w:eastAsia="Calibri" w:hAnsi="Calibri"/>
                <w:color w:val="274e13"/>
                <w:rtl w:val="0"/>
              </w:rPr>
              <w:t xml:space="preserve">Mampu mengidentifikasi dokumen transaksi dan laporan harian dari Kantor Fungsional yang siap dikonsolidasikan.</w:t>
            </w:r>
          </w:p>
          <w:p w:rsidR="00000000" w:rsidDel="00000000" w:rsidP="00000000" w:rsidRDefault="00000000" w:rsidRPr="00000000" w14:paraId="000003FF">
            <w:pPr>
              <w:numPr>
                <w:ilvl w:val="0"/>
                <w:numId w:val="4"/>
              </w:numPr>
              <w:spacing w:after="240" w:before="240" w:line="300" w:lineRule="auto"/>
              <w:ind w:left="300" w:hanging="360"/>
            </w:pPr>
            <w:r w:rsidDel="00000000" w:rsidR="00000000" w:rsidRPr="00000000">
              <w:rPr>
                <w:rFonts w:ascii="Calibri" w:cs="Calibri" w:eastAsia="Calibri" w:hAnsi="Calibri"/>
                <w:color w:val="274e13"/>
                <w:rtl w:val="0"/>
              </w:rPr>
              <w:t xml:space="preserve">Mampu menginput data rekapitulasi transaksi harian unit kerja ke dalam sistem konsolidasi operasional Bank Sultra.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0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401">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mekanisme pencocokan (matching) saldo, jalur eskalasi selisih, dan aliran data konsolidasi dari Kantor Fungsional ke Capem, Cabang, hingga Cabang Utama..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02">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403">
            <w:pPr>
              <w:numPr>
                <w:ilvl w:val="0"/>
                <w:numId w:val="5"/>
              </w:numPr>
              <w:spacing w:after="240" w:before="240" w:line="300" w:lineRule="auto"/>
              <w:ind w:left="300" w:hanging="360"/>
            </w:pPr>
            <w:r w:rsidDel="00000000" w:rsidR="00000000" w:rsidRPr="00000000">
              <w:rPr>
                <w:rFonts w:ascii="Calibri" w:cs="Calibri" w:eastAsia="Calibri" w:hAnsi="Calibri"/>
                <w:color w:val="274e13"/>
                <w:rtl w:val="0"/>
              </w:rPr>
              <w:t xml:space="preserve">Mampu memeriksa kesesuaian saldo kas dan rekening perantara antara Kantor Fungsional dengan kantor induknya (Capem/Cabang/Cabang Utama).</w:t>
            </w:r>
          </w:p>
          <w:p w:rsidR="00000000" w:rsidDel="00000000" w:rsidP="00000000" w:rsidRDefault="00000000" w:rsidRPr="00000000" w14:paraId="00000404">
            <w:pPr>
              <w:numPr>
                <w:ilvl w:val="0"/>
                <w:numId w:val="5"/>
              </w:numPr>
              <w:spacing w:after="240" w:before="240" w:line="300" w:lineRule="auto"/>
              <w:ind w:left="300" w:hanging="360"/>
            </w:pPr>
            <w:r w:rsidDel="00000000" w:rsidR="00000000" w:rsidRPr="00000000">
              <w:rPr>
                <w:rFonts w:ascii="Calibri" w:cs="Calibri" w:eastAsia="Calibri" w:hAnsi="Calibri"/>
                <w:color w:val="274e13"/>
                <w:rtl w:val="0"/>
              </w:rPr>
              <w:t xml:space="preserve">Mampu mendeteksi potensi selisih atau ketidaksesuaian data transaksi operasional jaringan kantor sebelum proses akhir hari (end-of-day).</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0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406">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prosedur pengawasan dan konsolidasi data operasional harian secara mandiri dari seluruh jaringan kantor di bawah koordinasinya serta menyelesaikan kendala rekonsiliasi berulang.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07">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408">
            <w:pPr>
              <w:numPr>
                <w:ilvl w:val="0"/>
                <w:numId w:val="7"/>
              </w:numPr>
              <w:spacing w:after="240" w:before="240" w:line="300" w:lineRule="auto"/>
              <w:ind w:left="300" w:hanging="360"/>
            </w:pPr>
            <w:r w:rsidDel="00000000" w:rsidR="00000000" w:rsidRPr="00000000">
              <w:rPr>
                <w:rFonts w:ascii="Calibri" w:cs="Calibri" w:eastAsia="Calibri" w:hAnsi="Calibri"/>
                <w:color w:val="274e13"/>
                <w:rtl w:val="0"/>
              </w:rPr>
              <w:t xml:space="preserve">Mampu mengelola proses konsolidasi laporan operasional harian antara Cabang Utama/Cabang/Capem dengan Kantor Fungsional di bawahnya secara tepat waktu.</w:t>
            </w:r>
          </w:p>
          <w:p w:rsidR="00000000" w:rsidDel="00000000" w:rsidP="00000000" w:rsidRDefault="00000000" w:rsidRPr="00000000" w14:paraId="00000409">
            <w:pPr>
              <w:numPr>
                <w:ilvl w:val="0"/>
                <w:numId w:val="7"/>
              </w:numPr>
              <w:spacing w:after="240" w:before="240" w:line="300" w:lineRule="auto"/>
              <w:ind w:left="300" w:hanging="360"/>
            </w:pPr>
            <w:r w:rsidDel="00000000" w:rsidR="00000000" w:rsidRPr="00000000">
              <w:rPr>
                <w:rFonts w:ascii="Calibri" w:cs="Calibri" w:eastAsia="Calibri" w:hAnsi="Calibri"/>
                <w:color w:val="274e13"/>
                <w:rtl w:val="0"/>
              </w:rPr>
              <w:t xml:space="preserve">Mampu melakukan investigasi dan penyelesaian (clearing) atas selisih transaksi operasional dalam proses konsolidasi jaringan kantor.</w:t>
            </w:r>
          </w:p>
          <w:p w:rsidR="00000000" w:rsidDel="00000000" w:rsidP="00000000" w:rsidRDefault="00000000" w:rsidRPr="00000000" w14:paraId="0000040A">
            <w:pPr>
              <w:numPr>
                <w:ilvl w:val="0"/>
                <w:numId w:val="7"/>
              </w:numPr>
              <w:spacing w:after="240" w:before="240" w:line="300" w:lineRule="auto"/>
              <w:ind w:left="300" w:hanging="360"/>
            </w:pPr>
            <w:r w:rsidDel="00000000" w:rsidR="00000000" w:rsidRPr="00000000">
              <w:rPr>
                <w:rFonts w:ascii="Calibri" w:cs="Calibri" w:eastAsia="Calibri" w:hAnsi="Calibri"/>
                <w:color w:val="274e13"/>
                <w:rtl w:val="0"/>
              </w:rPr>
              <w:t xml:space="preserve">Mampu menyusun laporan hasil konsolidasi operasional jaringan kantor secara periodik dan terstruktur.</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0B">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40C">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risiko operasional dalam proses konsolidasi lintas jaringan kantor dan mengevaluasi kepatuhan operasional Kantor Fungsional, Capem, maupun Cabang.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0D">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40E">
            <w:pPr>
              <w:numPr>
                <w:ilvl w:val="0"/>
                <w:numId w:val="1"/>
              </w:numPr>
              <w:spacing w:after="240" w:before="240" w:line="300" w:lineRule="auto"/>
              <w:ind w:left="300" w:hanging="360"/>
            </w:pPr>
            <w:r w:rsidDel="00000000" w:rsidR="00000000" w:rsidRPr="00000000">
              <w:rPr>
                <w:rFonts w:ascii="Calibri" w:cs="Calibri" w:eastAsia="Calibri" w:hAnsi="Calibri"/>
                <w:color w:val="274e13"/>
                <w:rtl w:val="0"/>
              </w:rPr>
              <w:t xml:space="preserve">Mampu menganalisis pola ketidaksesuaian atau kerentanan transaksi pada proses konsolidasi jaringan kantor Bank Sultra.</w:t>
            </w:r>
          </w:p>
          <w:p w:rsidR="00000000" w:rsidDel="00000000" w:rsidP="00000000" w:rsidRDefault="00000000" w:rsidRPr="00000000" w14:paraId="0000040F">
            <w:pPr>
              <w:numPr>
                <w:ilvl w:val="0"/>
                <w:numId w:val="1"/>
              </w:numPr>
              <w:spacing w:after="240" w:before="240" w:line="300" w:lineRule="auto"/>
              <w:ind w:left="300" w:hanging="360"/>
            </w:pPr>
            <w:r w:rsidDel="00000000" w:rsidR="00000000" w:rsidRPr="00000000">
              <w:rPr>
                <w:rFonts w:ascii="Calibri" w:cs="Calibri" w:eastAsia="Calibri" w:hAnsi="Calibri"/>
                <w:color w:val="274e13"/>
                <w:rtl w:val="0"/>
              </w:rPr>
              <w:t xml:space="preserve">Mampu mengevaluasi efektivitas sistem pengawasan melekat terhadap transaksi operasional di Kantor Fungsional dan Capem.</w:t>
            </w:r>
          </w:p>
          <w:p w:rsidR="00000000" w:rsidDel="00000000" w:rsidP="00000000" w:rsidRDefault="00000000" w:rsidRPr="00000000" w14:paraId="00000410">
            <w:pPr>
              <w:numPr>
                <w:ilvl w:val="0"/>
                <w:numId w:val="1"/>
              </w:numPr>
              <w:spacing w:after="240" w:before="240" w:line="300" w:lineRule="auto"/>
              <w:ind w:left="300" w:hanging="360"/>
            </w:pPr>
            <w:r w:rsidDel="00000000" w:rsidR="00000000" w:rsidRPr="00000000">
              <w:rPr>
                <w:rFonts w:ascii="Calibri" w:cs="Calibri" w:eastAsia="Calibri" w:hAnsi="Calibri"/>
                <w:color w:val="274e13"/>
                <w:rtl w:val="0"/>
              </w:rPr>
              <w:t xml:space="preserve">Mampu menelaah kecukupan kontrol internal dalam proses akhir hari dan penyajian data konsolidasi operasional.</w:t>
            </w:r>
          </w:p>
        </w:tc>
      </w:tr>
      <w:tr>
        <w:trPr>
          <w:cantSplit w:val="0"/>
          <w:trHeight w:val="288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11">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412">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sistem kontrol pengawasan dan arsitektur otomatisasi konsolidasi operasional jaringan kantor Bank Sultra yang meminimalkan human error serta meningkatkan akurasi data secara real-time.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13">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414">
            <w:pPr>
              <w:numPr>
                <w:ilvl w:val="0"/>
                <w:numId w:val="158"/>
              </w:numPr>
              <w:spacing w:after="240" w:before="240" w:line="300" w:lineRule="auto"/>
              <w:ind w:left="300" w:hanging="360"/>
            </w:pPr>
            <w:r w:rsidDel="00000000" w:rsidR="00000000" w:rsidRPr="00000000">
              <w:rPr>
                <w:rFonts w:ascii="Calibri" w:cs="Calibri" w:eastAsia="Calibri" w:hAnsi="Calibri"/>
                <w:color w:val="274e13"/>
                <w:rtl w:val="0"/>
              </w:rPr>
              <w:t xml:space="preserve">Mampu merancang mekanisme konsolidasi operasional otomatis multi-tier (Cabang Utama, Cabang, Capem, Kantor Fungsional) berstandar tinggi.</w:t>
            </w:r>
          </w:p>
          <w:p w:rsidR="00000000" w:rsidDel="00000000" w:rsidP="00000000" w:rsidRDefault="00000000" w:rsidRPr="00000000" w14:paraId="00000415">
            <w:pPr>
              <w:numPr>
                <w:ilvl w:val="0"/>
                <w:numId w:val="158"/>
              </w:numPr>
              <w:spacing w:after="240" w:before="240" w:line="300" w:lineRule="auto"/>
              <w:ind w:left="300" w:hanging="360"/>
            </w:pPr>
            <w:r w:rsidDel="00000000" w:rsidR="00000000" w:rsidRPr="00000000">
              <w:rPr>
                <w:rFonts w:ascii="Calibri" w:cs="Calibri" w:eastAsia="Calibri" w:hAnsi="Calibri"/>
                <w:color w:val="274e13"/>
                <w:rtl w:val="0"/>
              </w:rPr>
              <w:t xml:space="preserve">Mampu merumuskan kebijakan pengawasan operasional jaringan kantor berbasis manajemen risiko yang adaptif terhadap perluasan jaringan Bank Sultra.</w:t>
            </w:r>
          </w:p>
        </w:tc>
      </w:tr>
    </w:tbl>
    <w:p w:rsidR="00000000" w:rsidDel="00000000" w:rsidP="00000000" w:rsidRDefault="00000000" w:rsidRPr="00000000" w14:paraId="00000416">
      <w:pPr>
        <w:pStyle w:val="Heading3"/>
        <w:spacing w:after="80" w:before="280" w:line="300" w:lineRule="auto"/>
        <w:rPr>
          <w:rFonts w:ascii="Calibri" w:cs="Calibri" w:eastAsia="Calibri" w:hAnsi="Calibri"/>
          <w:color w:val="274e13"/>
          <w:sz w:val="29"/>
          <w:szCs w:val="29"/>
        </w:rPr>
      </w:pPr>
      <w:bookmarkStart w:colFirst="0" w:colLast="0" w:name="_heading=h.rhvtjlahhck" w:id="8"/>
      <w:bookmarkEnd w:id="8"/>
      <w:r w:rsidDel="00000000" w:rsidR="00000000" w:rsidRPr="00000000">
        <w:rPr>
          <w:rFonts w:ascii="Calibri" w:cs="Calibri" w:eastAsia="Calibri" w:hAnsi="Calibri"/>
          <w:color w:val="274e13"/>
          <w:sz w:val="29"/>
          <w:szCs w:val="29"/>
          <w:rtl w:val="0"/>
        </w:rPr>
        <w:t xml:space="preserve">(SBT-33) Mengelola Kantor Pengelola Daftar Hitam Nasional (KPDHN)</w:t>
      </w:r>
    </w:p>
    <w:p w:rsidR="00000000" w:rsidDel="00000000" w:rsidP="00000000" w:rsidRDefault="00000000" w:rsidRPr="00000000" w14:paraId="00000417">
      <w:pPr>
        <w:spacing w:after="240" w:before="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 </w:t>
      </w:r>
      <w:r w:rsidDel="00000000" w:rsidR="00000000" w:rsidRPr="00000000">
        <w:rPr>
          <w:rFonts w:ascii="Calibri" w:cs="Calibri" w:eastAsia="Calibri" w:hAnsi="Calibri"/>
          <w:color w:val="274e13"/>
          <w:rtl w:val="0"/>
        </w:rPr>
        <w:t xml:space="preserve">Kemampuan mengelola, memverifikasi, dan memproses data pelanggaran penggunaan alat pembayaran non-tunai (Cek dan/atau Bilyet Giro kosong) sesuai ketentuan Bank Indonesia, serta mengajukan rekomendasi sanksi pembekuan hak penggunaan Cek/BG hingga pelaporan/upload data pada Portal Daftar Hitam Nasional (DHN) Bank Indonesia secara akurat dan patuh hukum.</w:t>
      </w:r>
    </w:p>
    <w:tbl>
      <w:tblPr>
        <w:tblStyle w:val="Table33"/>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3"/>
        <w:gridCol w:w="6197"/>
        <w:tblGridChange w:id="0">
          <w:tblGrid>
            <w:gridCol w:w="3163"/>
            <w:gridCol w:w="6197"/>
          </w:tblGrid>
        </w:tblGridChange>
      </w:tblGrid>
      <w:tr>
        <w:trPr>
          <w:cantSplit w:val="0"/>
          <w:trHeight w:val="2448"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18">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419">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regulasi dasar KPDHN, kriteria Cek/Bilyet Giro kosong, serta format penolakan Warkat di Bank Sultra.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1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41B">
            <w:pPr>
              <w:numPr>
                <w:ilvl w:val="0"/>
                <w:numId w:val="2"/>
              </w:numPr>
              <w:spacing w:after="240" w:before="240" w:line="300" w:lineRule="auto"/>
              <w:ind w:left="300" w:hanging="360"/>
            </w:pPr>
            <w:r w:rsidDel="00000000" w:rsidR="00000000" w:rsidRPr="00000000">
              <w:rPr>
                <w:rFonts w:ascii="Calibri" w:cs="Calibri" w:eastAsia="Calibri" w:hAnsi="Calibri"/>
                <w:color w:val="274e13"/>
                <w:rtl w:val="0"/>
              </w:rPr>
              <w:t xml:space="preserve">Mampu mengidentifikasi syarat formal Cek/Bilyet Giro serta alasan penolakan warkat karena saldo tidak cukup.</w:t>
            </w:r>
          </w:p>
          <w:p w:rsidR="00000000" w:rsidDel="00000000" w:rsidP="00000000" w:rsidRDefault="00000000" w:rsidRPr="00000000" w14:paraId="0000041C">
            <w:pPr>
              <w:numPr>
                <w:ilvl w:val="0"/>
                <w:numId w:val="2"/>
              </w:numPr>
              <w:spacing w:after="240" w:before="240" w:line="300" w:lineRule="auto"/>
              <w:ind w:left="300" w:hanging="360"/>
            </w:pPr>
            <w:r w:rsidDel="00000000" w:rsidR="00000000" w:rsidRPr="00000000">
              <w:rPr>
                <w:rFonts w:ascii="Calibri" w:cs="Calibri" w:eastAsia="Calibri" w:hAnsi="Calibri"/>
                <w:color w:val="274e13"/>
                <w:rtl w:val="0"/>
              </w:rPr>
              <w:t xml:space="preserve">Mampu menginput data penolakan Cek/Bilyet Giro kosong ke dalam register internal KPDHN Bank Sultra.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1D">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41E">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ketentuan penatausahaan DHN, kriteria pengenaan sanksi (kombinasi jumlah/nominal warkat kosong), dan prosedur penerbitan Surat Peringatan (SP).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1F">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420">
            <w:pPr>
              <w:numPr>
                <w:ilvl w:val="0"/>
                <w:numId w:val="157"/>
              </w:numPr>
              <w:spacing w:after="240" w:before="240" w:line="300" w:lineRule="auto"/>
              <w:ind w:left="300" w:hanging="360"/>
            </w:pPr>
            <w:r w:rsidDel="00000000" w:rsidR="00000000" w:rsidRPr="00000000">
              <w:rPr>
                <w:rFonts w:ascii="Calibri" w:cs="Calibri" w:eastAsia="Calibri" w:hAnsi="Calibri"/>
                <w:color w:val="274e13"/>
                <w:rtl w:val="0"/>
              </w:rPr>
              <w:t xml:space="preserve">Mampu memeriksa kelengkapan berkas penolakan Cek/Bilyet Giro kosong dari seluruh cabang sesuai ketentuan Bank Indonesia.</w:t>
            </w:r>
          </w:p>
          <w:p w:rsidR="00000000" w:rsidDel="00000000" w:rsidP="00000000" w:rsidRDefault="00000000" w:rsidRPr="00000000" w14:paraId="00000421">
            <w:pPr>
              <w:numPr>
                <w:ilvl w:val="0"/>
                <w:numId w:val="157"/>
              </w:numPr>
              <w:spacing w:after="240" w:before="240" w:line="300" w:lineRule="auto"/>
              <w:ind w:left="300" w:hanging="360"/>
            </w:pPr>
            <w:r w:rsidDel="00000000" w:rsidR="00000000" w:rsidRPr="00000000">
              <w:rPr>
                <w:rFonts w:ascii="Calibri" w:cs="Calibri" w:eastAsia="Calibri" w:hAnsi="Calibri"/>
                <w:color w:val="274e13"/>
                <w:rtl w:val="0"/>
              </w:rPr>
              <w:t xml:space="preserve">Mampu memverifikasi rekam jejak penolakan warkat nasabah untuk menentukan tingkat Surat Peringatan (SP 1, SP 2, atau SP 3) yang wajib diterbitkan.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22">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423">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mekanisme pengelolaan KPDHN secara mandiri, </w:t>
            </w:r>
            <w:r w:rsidDel="00000000" w:rsidR="00000000" w:rsidRPr="00000000">
              <w:rPr>
                <w:rFonts w:ascii="Calibri" w:cs="Calibri" w:eastAsia="Calibri" w:hAnsi="Calibri"/>
                <w:color w:val="274e13"/>
                <w:rtl w:val="0"/>
              </w:rPr>
              <w:t xml:space="preserve">melaksanaan</w:t>
            </w:r>
            <w:r w:rsidDel="00000000" w:rsidR="00000000" w:rsidRPr="00000000">
              <w:rPr>
                <w:rFonts w:ascii="Calibri" w:cs="Calibri" w:eastAsia="Calibri" w:hAnsi="Calibri"/>
                <w:color w:val="274e13"/>
                <w:rtl w:val="0"/>
              </w:rPr>
              <w:t xml:space="preserve"> pemblokiran/pembekuan hak penggunaan Cek/BG, serta memproses rekomendasi sanksi hingga pengunggahan (upload) data pada Portal DHN Bank Indonesia.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24">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425">
            <w:pPr>
              <w:numPr>
                <w:ilvl w:val="0"/>
                <w:numId w:val="162"/>
              </w:numPr>
              <w:spacing w:after="240" w:before="240" w:line="300" w:lineRule="auto"/>
              <w:ind w:left="300" w:hanging="360"/>
            </w:pPr>
            <w:r w:rsidDel="00000000" w:rsidR="00000000" w:rsidRPr="00000000">
              <w:rPr>
                <w:rFonts w:ascii="Calibri" w:cs="Calibri" w:eastAsia="Calibri" w:hAnsi="Calibri"/>
                <w:color w:val="274e13"/>
                <w:rtl w:val="0"/>
              </w:rPr>
              <w:t xml:space="preserve">Mampu mengelola administrasi dan verifikasi data penolakan warkat kosong secara akurat sesuai batas waktu yang ditetapkan Bank Indonesia.</w:t>
            </w:r>
          </w:p>
          <w:p w:rsidR="00000000" w:rsidDel="00000000" w:rsidP="00000000" w:rsidRDefault="00000000" w:rsidRPr="00000000" w14:paraId="00000426">
            <w:pPr>
              <w:numPr>
                <w:ilvl w:val="0"/>
                <w:numId w:val="162"/>
              </w:numPr>
              <w:spacing w:after="240" w:before="240" w:line="300" w:lineRule="auto"/>
              <w:ind w:left="300" w:hanging="360"/>
            </w:pPr>
            <w:r w:rsidDel="00000000" w:rsidR="00000000" w:rsidRPr="00000000">
              <w:rPr>
                <w:rFonts w:ascii="Calibri" w:cs="Calibri" w:eastAsia="Calibri" w:hAnsi="Calibri"/>
                <w:color w:val="274e13"/>
                <w:rtl w:val="0"/>
              </w:rPr>
              <w:t xml:space="preserve">Mampu merekomendasikan sanksi pembekuan hak penggunaan Cek/Bilyet Giro nasabah penarik warkat kosong dan memproses unggah (upload) data pada portal BI DHN.</w:t>
            </w:r>
          </w:p>
          <w:p w:rsidR="00000000" w:rsidDel="00000000" w:rsidP="00000000" w:rsidRDefault="00000000" w:rsidRPr="00000000" w14:paraId="00000427">
            <w:pPr>
              <w:numPr>
                <w:ilvl w:val="0"/>
                <w:numId w:val="162"/>
              </w:numPr>
              <w:spacing w:after="240" w:before="240" w:line="300" w:lineRule="auto"/>
              <w:ind w:left="300" w:hanging="360"/>
            </w:pPr>
            <w:r w:rsidDel="00000000" w:rsidR="00000000" w:rsidRPr="00000000">
              <w:rPr>
                <w:rFonts w:ascii="Calibri" w:cs="Calibri" w:eastAsia="Calibri" w:hAnsi="Calibri"/>
                <w:color w:val="274e13"/>
                <w:rtl w:val="0"/>
              </w:rPr>
              <w:t xml:space="preserve">Mampu menyusun laporan berkas pengelolaan KPDHN dan pemenuhan kewajiban pelaporan kepatuhan alat pembayaran non-tunai Bank Sultra.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28">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429">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tren pelanggaran Cek/Bilyet Giro kosong, mengevaluasi keabsahan sanggahan/rehabilitasi nasabah DHN, serta menelaah potensi risiko reputasi dan hukum bagi bank.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2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42B">
            <w:pPr>
              <w:numPr>
                <w:ilvl w:val="0"/>
                <w:numId w:val="160"/>
              </w:numPr>
              <w:spacing w:after="240" w:before="240" w:line="300" w:lineRule="auto"/>
              <w:ind w:left="300" w:hanging="360"/>
            </w:pPr>
            <w:r w:rsidDel="00000000" w:rsidR="00000000" w:rsidRPr="00000000">
              <w:rPr>
                <w:rFonts w:ascii="Calibri" w:cs="Calibri" w:eastAsia="Calibri" w:hAnsi="Calibri"/>
                <w:color w:val="274e13"/>
                <w:rtl w:val="0"/>
              </w:rPr>
              <w:t xml:space="preserve">Mampu menganalisis kelayakan pengajuan rehabilitasi atau pemulihan nama nasabah yang terdaftar dalam Daftar Hitam Nasional (DHN).</w:t>
            </w:r>
          </w:p>
          <w:p w:rsidR="00000000" w:rsidDel="00000000" w:rsidP="00000000" w:rsidRDefault="00000000" w:rsidRPr="00000000" w14:paraId="0000042C">
            <w:pPr>
              <w:numPr>
                <w:ilvl w:val="0"/>
                <w:numId w:val="160"/>
              </w:numPr>
              <w:spacing w:after="240" w:before="240" w:line="300" w:lineRule="auto"/>
              <w:ind w:left="300" w:hanging="360"/>
            </w:pPr>
            <w:r w:rsidDel="00000000" w:rsidR="00000000" w:rsidRPr="00000000">
              <w:rPr>
                <w:rFonts w:ascii="Calibri" w:cs="Calibri" w:eastAsia="Calibri" w:hAnsi="Calibri"/>
                <w:color w:val="274e13"/>
                <w:rtl w:val="0"/>
              </w:rPr>
              <w:t xml:space="preserve">Mampu mengevaluasi kepatuhan unit kerja operasional cabang dalam penerapan prosedur verifikasi Warkat dan penanganan KPDHN.</w:t>
            </w:r>
          </w:p>
          <w:p w:rsidR="00000000" w:rsidDel="00000000" w:rsidP="00000000" w:rsidRDefault="00000000" w:rsidRPr="00000000" w14:paraId="0000042D">
            <w:pPr>
              <w:numPr>
                <w:ilvl w:val="0"/>
                <w:numId w:val="160"/>
              </w:numPr>
              <w:spacing w:after="240" w:before="240" w:line="300" w:lineRule="auto"/>
              <w:ind w:left="300" w:hanging="360"/>
            </w:pPr>
            <w:r w:rsidDel="00000000" w:rsidR="00000000" w:rsidRPr="00000000">
              <w:rPr>
                <w:rFonts w:ascii="Calibri" w:cs="Calibri" w:eastAsia="Calibri" w:hAnsi="Calibri"/>
                <w:color w:val="274e13"/>
                <w:rtl w:val="0"/>
              </w:rPr>
              <w:t xml:space="preserve">Mampu menelaah kasus-kasus khusus penolakan Cek/BG bernilai material serta memberikan rekomendasi penyelesaian dari sudut pandang regulasi BI.</w:t>
            </w:r>
          </w:p>
        </w:tc>
      </w:tr>
      <w:tr>
        <w:trPr>
          <w:cantSplit w:val="0"/>
          <w:trHeight w:val="288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2E">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42F">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strategi dan tata kelola KPDHN terintegrasi di Bank Sultra yang menjamin kepatuhan 100% terhadap regulasi Bank Indonesia serta meminimalkan risiko operasional dan reputasi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3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431">
            <w:pPr>
              <w:numPr>
                <w:ilvl w:val="0"/>
                <w:numId w:val="161"/>
              </w:numPr>
              <w:spacing w:after="240" w:before="240" w:line="300" w:lineRule="auto"/>
              <w:ind w:left="300" w:hanging="360"/>
            </w:pPr>
            <w:r w:rsidDel="00000000" w:rsidR="00000000" w:rsidRPr="00000000">
              <w:rPr>
                <w:rFonts w:ascii="Calibri" w:cs="Calibri" w:eastAsia="Calibri" w:hAnsi="Calibri"/>
                <w:color w:val="274e13"/>
                <w:rtl w:val="0"/>
              </w:rPr>
              <w:t xml:space="preserve">Mampu merancang sistem peringatan dini (early warning system) KPDHN yang terintegrasi dengan Core Banking System Bank Sultra.</w:t>
            </w:r>
          </w:p>
          <w:p w:rsidR="00000000" w:rsidDel="00000000" w:rsidP="00000000" w:rsidRDefault="00000000" w:rsidRPr="00000000" w14:paraId="00000432">
            <w:pPr>
              <w:numPr>
                <w:ilvl w:val="0"/>
                <w:numId w:val="161"/>
              </w:numPr>
              <w:spacing w:after="240" w:before="240" w:line="300" w:lineRule="auto"/>
              <w:ind w:left="300" w:hanging="360"/>
            </w:pPr>
            <w:r w:rsidDel="00000000" w:rsidR="00000000" w:rsidRPr="00000000">
              <w:rPr>
                <w:rFonts w:ascii="Calibri" w:cs="Calibri" w:eastAsia="Calibri" w:hAnsi="Calibri"/>
                <w:color w:val="274e13"/>
                <w:rtl w:val="0"/>
              </w:rPr>
              <w:t xml:space="preserve">Mampu merumuskan kebijakan internal mitigasi risiko penggunaan warkat Bilyet Giro/Cek yang selaras dengan perkembangan regulasi sistem pembayaran nasional.</w:t>
            </w:r>
          </w:p>
        </w:tc>
      </w:tr>
    </w:tbl>
    <w:p w:rsidR="00000000" w:rsidDel="00000000" w:rsidP="00000000" w:rsidRDefault="00000000" w:rsidRPr="00000000" w14:paraId="00000433">
      <w:pPr>
        <w:pStyle w:val="Heading2"/>
        <w:spacing w:after="180" w:before="540" w:lineRule="auto"/>
        <w:rPr>
          <w:rFonts w:ascii="Calibri" w:cs="Calibri" w:eastAsia="Calibri" w:hAnsi="Calibri"/>
          <w:color w:val="274e13"/>
          <w:sz w:val="16"/>
          <w:szCs w:val="16"/>
        </w:rPr>
      </w:pPr>
      <w:bookmarkStart w:colFirst="0" w:colLast="0" w:name="_heading=h.7at92zoywv1" w:id="9"/>
      <w:bookmarkEnd w:id="9"/>
      <w:r w:rsidDel="00000000" w:rsidR="00000000" w:rsidRPr="00000000">
        <w:rPr>
          <w:rtl w:val="0"/>
        </w:rPr>
      </w:r>
    </w:p>
    <w:p w:rsidR="00000000" w:rsidDel="00000000" w:rsidP="00000000" w:rsidRDefault="00000000" w:rsidRPr="00000000" w14:paraId="00000434">
      <w:pPr>
        <w:pStyle w:val="Heading2"/>
        <w:spacing w:after="180" w:before="540" w:lineRule="auto"/>
        <w:rPr>
          <w:rFonts w:ascii="Calibri" w:cs="Calibri" w:eastAsia="Calibri" w:hAnsi="Calibri"/>
          <w:color w:val="274e13"/>
          <w:sz w:val="16"/>
          <w:szCs w:val="16"/>
        </w:rPr>
      </w:pPr>
      <w:r w:rsidDel="00000000" w:rsidR="00000000" w:rsidRPr="00000000">
        <w:rPr>
          <w:rtl w:val="0"/>
        </w:rPr>
      </w:r>
    </w:p>
    <w:sectPr>
      <w:headerReference r:id="rId9"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y K" w:id="4" w:date="2026-10-13T01:49:07Z">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Bukan Jobdesk Div Ops, lebih ke Div Treasury</w:t>
      </w:r>
    </w:p>
  </w:comment>
  <w:comment w:author="Samsurijal" w:id="5" w:date="2026-10-13T01:50:02Z">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@hermansultra@gmail.com</w:t>
      </w:r>
    </w:p>
  </w:comment>
  <w:comment w:author="Aditya Putri" w:id="1" w:date="2026-10-12T02:45:45Z">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lengkap dengan informasi dan data yang dibutuhkan.</w:t>
      </w:r>
    </w:p>
  </w:comment>
  <w:comment w:author="Aditya Putri" w:id="0" w:date="2026-10-15T01:53:15Z">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Cab. Utama &amp; Capem proses: Mendukung dan melaksanakan pelayanan operasional u/ Qris, Kartu Debit.</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Tercakup di L-1 poin a.</w:t>
      </w:r>
    </w:p>
  </w:comment>
  <w:comment w:author="Aditya Putri" w:id="3" w:date="2026-10-15T01:39:04Z">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need for this kompetensi.</w:t>
      </w:r>
    </w:p>
  </w:comment>
  <w:comment w:author="Aditya Putri" w:id="2" w:date="2026-10-15T01:36:45Z">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need for this kompetensi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36" w15:done="0"/>
  <w15:commentEx w15:paraId="00000437" w15:paraIdParent="00000436" w15:done="0"/>
  <w15:commentEx w15:paraId="00000438" w15:done="0"/>
  <w15:commentEx w15:paraId="0000043A" w15:done="0"/>
  <w15:commentEx w15:paraId="0000043B" w15:done="0"/>
  <w15:commentEx w15:paraId="0000043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widowControl w:val="0"/>
        <w:spacing w:line="27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Pr>
  </w:style>
  <w:style w:type="table" w:styleId="a0" w:customStyle="1">
    <w:basedOn w:val="TableNormal1"/>
    <w:tblPr>
      <w:tblStyleRowBandSize w:val="1"/>
      <w:tblStyleColBandSize w:val="1"/>
    </w:tblPr>
  </w:style>
  <w:style w:type="table" w:styleId="a1" w:customStyle="1">
    <w:basedOn w:val="TableNormal1"/>
    <w:tblPr>
      <w:tblStyleRowBandSize w:val="1"/>
      <w:tblStyleColBandSize w:val="1"/>
    </w:tblPr>
  </w:style>
  <w:style w:type="table" w:styleId="a2" w:customStyle="1">
    <w:basedOn w:val="TableNormal1"/>
    <w:tblPr>
      <w:tblStyleRowBandSize w:val="1"/>
      <w:tblStyleColBandSize w:val="1"/>
    </w:tblPr>
  </w:style>
  <w:style w:type="table" w:styleId="a3" w:customStyle="1">
    <w:basedOn w:val="TableNormal1"/>
    <w:tblPr>
      <w:tblStyleRowBandSize w:val="1"/>
      <w:tblStyleColBandSize w:val="1"/>
    </w:tblPr>
  </w:style>
  <w:style w:type="table" w:styleId="a4" w:customStyle="1">
    <w:basedOn w:val="TableNormal1"/>
    <w:tblPr>
      <w:tblStyleRowBandSize w:val="1"/>
      <w:tblStyleColBandSize w:val="1"/>
    </w:tblPr>
  </w:style>
  <w:style w:type="table" w:styleId="a5" w:customStyle="1">
    <w:basedOn w:val="TableNormal1"/>
    <w:tblPr>
      <w:tblStyleRowBandSize w:val="1"/>
      <w:tblStyleColBandSize w:val="1"/>
    </w:tblPr>
  </w:style>
  <w:style w:type="table" w:styleId="a6" w:customStyle="1">
    <w:basedOn w:val="TableNormal1"/>
    <w:tblPr>
      <w:tblStyleRowBandSize w:val="1"/>
      <w:tblStyleColBandSize w:val="1"/>
    </w:tblPr>
  </w:style>
  <w:style w:type="table" w:styleId="a7" w:customStyle="1">
    <w:basedOn w:val="TableNormal1"/>
    <w:tblPr>
      <w:tblStyleRowBandSize w:val="1"/>
      <w:tblStyleColBandSize w:val="1"/>
    </w:tblPr>
  </w:style>
  <w:style w:type="table" w:styleId="a8" w:customStyle="1">
    <w:basedOn w:val="TableNormal1"/>
    <w:tblPr>
      <w:tblStyleRowBandSize w:val="1"/>
      <w:tblStyleColBandSize w:val="1"/>
    </w:tblPr>
  </w:style>
  <w:style w:type="table" w:styleId="a9" w:customStyle="1">
    <w:basedOn w:val="TableNormal1"/>
    <w:tblPr>
      <w:tblStyleRowBandSize w:val="1"/>
      <w:tblStyleColBandSize w:val="1"/>
    </w:tblPr>
  </w:style>
  <w:style w:type="table" w:styleId="aa" w:customStyle="1">
    <w:basedOn w:val="TableNormal1"/>
    <w:tblPr>
      <w:tblStyleRowBandSize w:val="1"/>
      <w:tblStyleColBandSize w:val="1"/>
    </w:tblPr>
  </w:style>
  <w:style w:type="table" w:styleId="ab" w:customStyle="1">
    <w:basedOn w:val="TableNormal1"/>
    <w:tblPr>
      <w:tblStyleRowBandSize w:val="1"/>
      <w:tblStyleColBandSize w:val="1"/>
    </w:tblPr>
  </w:style>
  <w:style w:type="table" w:styleId="ac" w:customStyle="1">
    <w:basedOn w:val="TableNormal1"/>
    <w:tblPr>
      <w:tblStyleRowBandSize w:val="1"/>
      <w:tblStyleColBandSize w:val="1"/>
    </w:tblPr>
  </w:style>
  <w:style w:type="table" w:styleId="ad" w:customStyle="1">
    <w:basedOn w:val="TableNormal1"/>
    <w:tblPr>
      <w:tblStyleRowBandSize w:val="1"/>
      <w:tblStyleColBandSize w:val="1"/>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9F3895"/>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F3895"/>
    <w:rPr>
      <w:rFonts w:ascii="Segoe UI" w:cs="Segoe UI" w:hAnsi="Segoe UI"/>
      <w:sz w:val="18"/>
      <w:szCs w:val="18"/>
    </w:r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91Z2Rbs3nBHkTlNXeE6+8t5Pww==">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2026-09-30T15:16:00Z</dcterms:created>
  <dc:creator>Anna</dc:creator>
</cp:coreProperties>
</file>