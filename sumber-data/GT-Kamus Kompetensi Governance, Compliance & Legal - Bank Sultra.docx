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rPr>
          <w:rFonts w:ascii="Calibri" w:cs="Calibri" w:eastAsia="Calibri" w:hAnsi="Calibri"/>
          <w:color w:val="274e13"/>
          <w:sz w:val="40"/>
          <w:szCs w:val="40"/>
        </w:rPr>
      </w:pPr>
      <w:r w:rsidDel="00000000" w:rsidR="00000000" w:rsidRPr="00000000">
        <w:rPr>
          <w:rFonts w:ascii="Calibri" w:cs="Calibri" w:eastAsia="Calibri" w:hAnsi="Calibri"/>
          <w:color w:val="274e13"/>
          <w:sz w:val="40"/>
          <w:szCs w:val="40"/>
          <w:rtl w:val="0"/>
        </w:rPr>
        <w:t xml:space="preserve">KAMUS KOMPETENSI BIDANG GOVERNANCE, COMPLIANCE &amp; </w:t>
      </w:r>
      <w:sdt>
        <w:sdtPr>
          <w:id w:val="-1242072166"/>
          <w:tag w:val="goog_rdk_0"/>
        </w:sdtPr>
        <w:sdtContent>
          <w:commentRangeStart w:id="0"/>
        </w:sdtContent>
      </w:sdt>
      <w:r w:rsidDel="00000000" w:rsidR="00000000" w:rsidRPr="00000000">
        <w:rPr>
          <w:rFonts w:ascii="Calibri" w:cs="Calibri" w:eastAsia="Calibri" w:hAnsi="Calibri"/>
          <w:color w:val="274e13"/>
          <w:sz w:val="40"/>
          <w:szCs w:val="40"/>
          <w:rtl w:val="0"/>
        </w:rPr>
        <w:t xml:space="preserve">LEGAL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spacing w:after="0" w:before="0" w:line="240" w:lineRule="auto"/>
        <w:rPr>
          <w:rFonts w:ascii="Calibri" w:cs="Calibri" w:eastAsia="Calibri" w:hAnsi="Calibri"/>
          <w:color w:val="274e13"/>
          <w:sz w:val="40"/>
          <w:szCs w:val="40"/>
        </w:rPr>
      </w:pPr>
      <w:r w:rsidDel="00000000" w:rsidR="00000000" w:rsidRPr="00000000">
        <w:rPr>
          <w:rFonts w:ascii="Calibri" w:cs="Calibri" w:eastAsia="Calibri" w:hAnsi="Calibri"/>
          <w:color w:val="274e13"/>
          <w:sz w:val="40"/>
          <w:szCs w:val="40"/>
          <w:rtl w:val="0"/>
        </w:rPr>
        <w:t xml:space="preserve"> (GCL)</w:t>
      </w:r>
    </w:p>
    <w:p w:rsidR="00000000" w:rsidDel="00000000" w:rsidP="00000000" w:rsidRDefault="00000000" w:rsidRPr="00000000" w14:paraId="00000003">
      <w:pPr>
        <w:rPr>
          <w:color w:val="274e13"/>
        </w:rPr>
      </w:pPr>
      <w:r w:rsidDel="00000000" w:rsidR="00000000" w:rsidRPr="00000000">
        <w:rPr>
          <w:rtl w:val="0"/>
        </w:rPr>
      </w:r>
    </w:p>
    <w:p w:rsidR="00000000" w:rsidDel="00000000" w:rsidP="00000000" w:rsidRDefault="00000000" w:rsidRPr="00000000" w14:paraId="00000004">
      <w:pPr>
        <w:numPr>
          <w:ilvl w:val="0"/>
          <w:numId w:val="52"/>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(GCL-01) Perancangan Kebijakan &amp; Sistem Kepatuhan</w:t>
      </w:r>
    </w:p>
    <w:p w:rsidR="00000000" w:rsidDel="00000000" w:rsidP="00000000" w:rsidRDefault="00000000" w:rsidRPr="00000000" w14:paraId="00000005">
      <w:pPr>
        <w:numPr>
          <w:ilvl w:val="0"/>
          <w:numId w:val="52"/>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(GCL-02) </w:t>
      </w:r>
      <w:r w:rsidDel="00000000" w:rsidR="00000000" w:rsidRPr="00000000">
        <w:rPr>
          <w:rFonts w:ascii="Calibri" w:cs="Calibri" w:eastAsia="Calibri" w:hAnsi="Calibri"/>
          <w:rtl w:val="0"/>
        </w:rPr>
        <w:t xml:space="preserve">Analisis Dampak Peraturan Bagi Bisnis Bank</w:t>
      </w:r>
      <w:r w:rsidDel="00000000" w:rsidR="00000000" w:rsidRPr="00000000">
        <w:rPr>
          <w:rtl w:val="0"/>
        </w:rPr>
      </w:r>
    </w:p>
    <w:p w:rsidR="00000000" w:rsidDel="00000000" w:rsidP="00000000" w:rsidRDefault="00000000" w:rsidRPr="00000000" w14:paraId="00000006">
      <w:pPr>
        <w:numPr>
          <w:ilvl w:val="0"/>
          <w:numId w:val="52"/>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(GCL-03) Penerapan Program APU-PPT</w:t>
      </w:r>
    </w:p>
    <w:p w:rsidR="00000000" w:rsidDel="00000000" w:rsidP="00000000" w:rsidRDefault="00000000" w:rsidRPr="00000000" w14:paraId="00000007">
      <w:pPr>
        <w:numPr>
          <w:ilvl w:val="0"/>
          <w:numId w:val="52"/>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(GCL-04) Pemberian Opini Kepatuhan</w:t>
      </w:r>
    </w:p>
    <w:p w:rsidR="00000000" w:rsidDel="00000000" w:rsidP="00000000" w:rsidRDefault="00000000" w:rsidRPr="00000000" w14:paraId="00000008">
      <w:pPr>
        <w:numPr>
          <w:ilvl w:val="0"/>
          <w:numId w:val="52"/>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(GCL-05) Pengawasan &amp; Tindak Lanjut Ketidakpatuhan (</w:t>
      </w:r>
      <w:r w:rsidDel="00000000" w:rsidR="00000000" w:rsidRPr="00000000">
        <w:rPr>
          <w:rFonts w:ascii="Calibri" w:cs="Calibri" w:eastAsia="Calibri" w:hAnsi="Calibri"/>
          <w:i w:val="1"/>
          <w:iCs w:val="1"/>
          <w:rtl w:val="0"/>
        </w:rPr>
        <w:t xml:space="preserve">Non-Compliance</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numPr>
          <w:ilvl w:val="0"/>
          <w:numId w:val="52"/>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(GCL-06 A) </w:t>
      </w:r>
      <w:r w:rsidDel="00000000" w:rsidR="00000000" w:rsidRPr="00000000">
        <w:rPr>
          <w:rFonts w:ascii="Calibri" w:cs="Calibri" w:eastAsia="Calibri" w:hAnsi="Calibri"/>
          <w:rtl w:val="0"/>
        </w:rPr>
        <w:t xml:space="preserve">Sosialisasi &amp; Pelatihan Aspek Kepatuhan</w:t>
      </w:r>
    </w:p>
    <w:p w:rsidR="00000000" w:rsidDel="00000000" w:rsidP="00000000" w:rsidRDefault="00000000" w:rsidRPr="00000000" w14:paraId="0000000A">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(GCL-06 B) Sosialisasi &amp; Pelatihan Aspek Hukum</w:t>
      </w:r>
      <w:r w:rsidDel="00000000" w:rsidR="00000000" w:rsidRPr="00000000">
        <w:rPr>
          <w:rtl w:val="0"/>
        </w:rPr>
      </w:r>
    </w:p>
    <w:p w:rsidR="00000000" w:rsidDel="00000000" w:rsidP="00000000" w:rsidRDefault="00000000" w:rsidRPr="00000000" w14:paraId="0000000B">
      <w:pPr>
        <w:numPr>
          <w:ilvl w:val="0"/>
          <w:numId w:val="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(GCL-07) Pengelolaan Hubungan Kelembagaan dengan Regulator (</w:t>
      </w:r>
      <w:r w:rsidDel="00000000" w:rsidR="00000000" w:rsidRPr="00000000">
        <w:rPr>
          <w:rFonts w:ascii="Calibri" w:cs="Calibri" w:eastAsia="Calibri" w:hAnsi="Calibri"/>
          <w:i w:val="1"/>
          <w:iCs w:val="1"/>
          <w:rtl w:val="0"/>
        </w:rPr>
        <w:t xml:space="preserve">Regulator Relations</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numPr>
          <w:ilvl w:val="0"/>
          <w:numId w:val="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(GCL-08) Penyusunan &amp; Penyampaian Laporan Kepatuhan Perbankan</w:t>
      </w:r>
    </w:p>
    <w:p w:rsidR="00000000" w:rsidDel="00000000" w:rsidP="00000000" w:rsidRDefault="00000000" w:rsidRPr="00000000" w14:paraId="0000000D">
      <w:pPr>
        <w:numPr>
          <w:ilvl w:val="0"/>
          <w:numId w:val="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(GCL-09) Pendampingan Hukum/Pemeriksaan oleh Aparat Penegak Hukum</w:t>
      </w: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numPr>
          <w:ilvl w:val="0"/>
          <w:numId w:val="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(GCL-10 A) </w:t>
      </w:r>
      <w:r w:rsidDel="00000000" w:rsidR="00000000" w:rsidRPr="00000000">
        <w:rPr>
          <w:rFonts w:ascii="Calibri" w:cs="Calibri" w:eastAsia="Calibri" w:hAnsi="Calibri"/>
          <w:rtl w:val="0"/>
        </w:rPr>
        <w:t xml:space="preserve">Inventarisasi Dokumen Kepatuhan </w:t>
      </w:r>
    </w:p>
    <w:p w:rsidR="00000000" w:rsidDel="00000000" w:rsidP="00000000" w:rsidRDefault="00000000" w:rsidRPr="00000000" w14:paraId="0000000F">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(GCL-10 B) Inventarisasi Dokumen Hukum </w:t>
      </w:r>
      <w:r w:rsidDel="00000000" w:rsidR="00000000" w:rsidRPr="00000000">
        <w:rPr>
          <w:rtl w:val="0"/>
        </w:rPr>
      </w:r>
    </w:p>
    <w:p w:rsidR="00000000" w:rsidDel="00000000" w:rsidP="00000000" w:rsidRDefault="00000000" w:rsidRPr="00000000" w14:paraId="00000010">
      <w:pPr>
        <w:numPr>
          <w:ilvl w:val="0"/>
          <w:numId w:val="5"/>
        </w:numPr>
        <w:spacing w:after="12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(GCL-11) Audit Hukum (</w:t>
      </w:r>
      <w:r w:rsidDel="00000000" w:rsidR="00000000" w:rsidRPr="00000000">
        <w:rPr>
          <w:rFonts w:ascii="Calibri" w:cs="Calibri" w:eastAsia="Calibri" w:hAnsi="Calibri"/>
          <w:i w:val="1"/>
          <w:iCs w:val="1"/>
          <w:color w:val="980000"/>
          <w:rtl w:val="0"/>
        </w:rPr>
        <w:t xml:space="preserve">Legal Audit</w:t>
      </w:r>
      <w:r w:rsidDel="00000000" w:rsidR="00000000" w:rsidRPr="00000000">
        <w:rPr>
          <w:rFonts w:ascii="Calibri" w:cs="Calibri" w:eastAsia="Calibri" w:hAnsi="Calibri"/>
          <w:color w:val="980000"/>
          <w:rtl w:val="0"/>
        </w:rPr>
        <w:t xml:space="preserve">) &amp; Identifikasi Risiko Hukum/Pidana &gt; </w:t>
      </w:r>
      <w:r w:rsidDel="00000000" w:rsidR="00000000" w:rsidRPr="00000000">
        <w:rPr>
          <w:rFonts w:ascii="Roboto" w:cs="Roboto" w:eastAsia="Roboto" w:hAnsi="Roboto"/>
          <w:color w:val="444746"/>
          <w:sz w:val="21"/>
          <w:szCs w:val="21"/>
          <w:rtl w:val="0"/>
        </w:rPr>
        <w:t xml:space="preserve">potensi dipindah ke Div. Manajemen Risiko atau Audit/SKAI</w:t>
      </w:r>
      <w:r w:rsidDel="00000000" w:rsidR="00000000" w:rsidRPr="00000000">
        <w:rPr>
          <w:rtl w:val="0"/>
        </w:rPr>
      </w:r>
    </w:p>
    <w:p w:rsidR="00000000" w:rsidDel="00000000" w:rsidP="00000000" w:rsidRDefault="00000000" w:rsidRPr="00000000" w14:paraId="00000011">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(GCL-12) Penyusunan Pertimbangan Hukum</w:t>
      </w: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(GCL-13)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Penyusunan Review Perjanjian Kerja Sama, SK, SE dan Pedoman dengan Pihak Ketiga/Eksternal. </w:t>
      </w:r>
      <w:r w:rsidDel="00000000" w:rsidR="00000000" w:rsidRPr="00000000">
        <w:rPr>
          <w:rtl w:val="0"/>
        </w:rPr>
      </w:r>
    </w:p>
    <w:p w:rsidR="00000000" w:rsidDel="00000000" w:rsidP="00000000" w:rsidRDefault="00000000" w:rsidRPr="00000000" w14:paraId="00000013">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(GCL-14) Penerapan Regulasi Hukum Internasional</w:t>
      </w:r>
    </w:p>
    <w:p w:rsidR="00000000" w:rsidDel="00000000" w:rsidP="00000000" w:rsidRDefault="00000000" w:rsidRPr="00000000" w14:paraId="00000014">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(GCL-15) </w:t>
      </w:r>
      <w:r w:rsidDel="00000000" w:rsidR="00000000" w:rsidRPr="00000000">
        <w:rPr>
          <w:rFonts w:ascii="Calibri" w:cs="Calibri" w:eastAsia="Calibri" w:hAnsi="Calibri"/>
          <w:rtl w:val="0"/>
        </w:rPr>
        <w:t xml:space="preserve">Negosiasi &amp; Mediasi Hukum (Non Litigasi</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5">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(GCL-16) </w:t>
      </w:r>
      <w:r w:rsidDel="00000000" w:rsidR="00000000" w:rsidRPr="00000000">
        <w:rPr>
          <w:rFonts w:ascii="Calibri" w:cs="Calibri" w:eastAsia="Calibri" w:hAnsi="Calibri"/>
          <w:rtl w:val="0"/>
        </w:rPr>
        <w:t xml:space="preserve">Penyusunan Strategi Penanganan Sengketa Litigasi </w:t>
      </w:r>
      <w:r w:rsidDel="00000000" w:rsidR="00000000" w:rsidRPr="00000000">
        <w:rPr>
          <w:rtl w:val="0"/>
        </w:rPr>
      </w:r>
    </w:p>
    <w:p w:rsidR="00000000" w:rsidDel="00000000" w:rsidP="00000000" w:rsidRDefault="00000000" w:rsidRPr="00000000" w14:paraId="00000016">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(GCL-17) Memfasilitasi Pemberian Keterangan Saksi Ahli Hukum/Kepatuhan Perbankan “Yang Independen, Kredibel dan Kompeten”</w:t>
      </w:r>
    </w:p>
    <w:p w:rsidR="00000000" w:rsidDel="00000000" w:rsidP="00000000" w:rsidRDefault="00000000" w:rsidRPr="00000000" w14:paraId="00000017">
      <w:pPr>
        <w:numPr>
          <w:ilvl w:val="0"/>
          <w:numId w:val="5"/>
        </w:numPr>
        <w:spacing w:after="120" w:line="240" w:lineRule="auto"/>
        <w:ind w:left="720" w:hanging="360"/>
        <w:rPr>
          <w:rFonts w:ascii="Calibri" w:cs="Calibri" w:eastAsia="Calibri" w:hAnsi="Calibri"/>
          <w:color w:val="38761d"/>
        </w:rPr>
      </w:pPr>
      <w:r w:rsidDel="00000000" w:rsidR="00000000" w:rsidRPr="00000000">
        <w:rPr>
          <w:rFonts w:ascii="Calibri" w:cs="Calibri" w:eastAsia="Calibri" w:hAnsi="Calibri"/>
          <w:color w:val="38761d"/>
          <w:rtl w:val="0"/>
        </w:rPr>
        <w:t xml:space="preserve">(GCL-18) Pengelolaan Restrukturisasi, Utang-Piutang, &amp; Insolvensi</w:t>
      </w:r>
      <w:r w:rsidDel="00000000" w:rsidR="00000000" w:rsidRPr="00000000">
        <w:rPr>
          <w:rtl w:val="0"/>
        </w:rPr>
      </w:r>
    </w:p>
    <w:p w:rsidR="00000000" w:rsidDel="00000000" w:rsidP="00000000" w:rsidRDefault="00000000" w:rsidRPr="00000000" w14:paraId="00000018">
      <w:pPr>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(GCL-19) Pengelolaan Digitalisasi &amp; Dokumen Hukum Elektronik</w:t>
      </w:r>
    </w:p>
    <w:p w:rsidR="00000000" w:rsidDel="00000000" w:rsidP="00000000" w:rsidRDefault="00000000" w:rsidRPr="00000000" w14:paraId="00000019">
      <w:pPr>
        <w:numPr>
          <w:ilvl w:val="0"/>
          <w:numId w:val="5"/>
        </w:numPr>
        <w:spacing w:after="120" w:line="240" w:lineRule="auto"/>
        <w:ind w:left="720" w:hanging="360"/>
        <w:rPr>
          <w:rFonts w:ascii="Calibri" w:cs="Calibri" w:eastAsia="Calibri" w:hAnsi="Calibri"/>
          <w:color w:val="38761d"/>
        </w:rPr>
      </w:pPr>
      <w:r w:rsidDel="00000000" w:rsidR="00000000" w:rsidRPr="00000000">
        <w:rPr>
          <w:rFonts w:ascii="Calibri" w:cs="Calibri" w:eastAsia="Calibri" w:hAnsi="Calibri"/>
          <w:color w:val="38761d"/>
          <w:rtl w:val="0"/>
        </w:rPr>
        <w:t xml:space="preserve">(GCL-21) Penanganan Hukum Sengketa &amp; Perlindungan Konsumen Aset Kripto/Digital &gt; </w:t>
      </w:r>
      <w:r w:rsidDel="00000000" w:rsidR="00000000" w:rsidRPr="00000000">
        <w:rPr>
          <w:rFonts w:ascii="Roboto" w:cs="Roboto" w:eastAsia="Roboto" w:hAnsi="Roboto"/>
          <w:color w:val="444746"/>
          <w:sz w:val="21"/>
          <w:szCs w:val="21"/>
          <w:rtl w:val="0"/>
        </w:rPr>
        <w:t xml:space="preserve">Perlindungan Konsumen masuk Div. Operasional</w:t>
      </w: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B">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E">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F">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2">
      <w:pPr>
        <w:spacing w:line="276" w:lineRule="auto"/>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3">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(GCL-01) Perancangan Kebijakan &amp; Sistem Kepatuhan</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mengomunikasikan, mengevaluasi, serta menyempurnakan kerangka kerja, kebijakan, dan prosedur kepatuhan bank agar selaras dengan regulasi perbankan dan strategi bisnis institusi.</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mengidentifikasi prinsip-prinsip dasar kepatuhan perbankan, struktur regulasi, dan kebijakan internal bank.</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8">
            <w:pPr>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menentukan dan menyebutkan ketentuan internal dan regulasi eksternal dasar yang berlaku bagi operasional bank.</w:t>
            </w:r>
          </w:p>
          <w:p w:rsidR="00000000" w:rsidDel="00000000" w:rsidP="00000000" w:rsidRDefault="00000000" w:rsidRPr="00000000" w14:paraId="00000029">
            <w:pPr>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mengenali dan menyebutkan komponen utama kerangka kerja dan sistem kepatuhan perbankan.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antara kerangka kepatuhan dengan operasional bisnis serta mampu mengumpulkan data pendukung kebijakan kepatuhan.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D">
            <w:pPr>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menjelaskan keterkaitan antara kebijakan kepatuhan dengan mitigasi risiko operasional dan risiko kepatuhan bank.</w:t>
            </w:r>
          </w:p>
          <w:p w:rsidR="00000000" w:rsidDel="00000000" w:rsidP="00000000" w:rsidRDefault="00000000" w:rsidRPr="00000000" w14:paraId="0000002E">
            <w:pPr>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pendukung dan mengidentifikasi kebutuhan pembaruan prosedur kepatuhan.</w:t>
            </w:r>
          </w:p>
          <w:p w:rsidR="00000000" w:rsidDel="00000000" w:rsidP="00000000" w:rsidRDefault="00000000" w:rsidRPr="00000000" w14:paraId="0000002F">
            <w:pPr>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membantu penyusunan draf awal petunjuk teknis kepatuhan unit kerja.</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pedoman kepatuhan dengan menyusun draf kebijakan, prosedur, dan instrumen kepatuhan operasional secara mandiri.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3">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menyusun draf kebijakan dan standar operasional prosedur (SOP) kepatuhan unit kerja secara tepat.</w:t>
            </w:r>
          </w:p>
          <w:p w:rsidR="00000000" w:rsidDel="00000000" w:rsidP="00000000" w:rsidRDefault="00000000" w:rsidRPr="00000000" w14:paraId="00000034">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merekomendasikan penyesuaian prosedur internal apabila terjadi perubahan regulasi.</w:t>
            </w:r>
          </w:p>
          <w:p w:rsidR="00000000" w:rsidDel="00000000" w:rsidP="00000000" w:rsidRDefault="00000000" w:rsidRPr="00000000" w14:paraId="00000035">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mengkomunikasikan rencana pembaruan kebijakan kepatuhan kepada para pihak yang berkepentingan.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tata kelola kepatuhan serta mengintegrasikan sistem kepatuhan ke dalam seluruh lini bisnis bank.</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9">
            <w:pPr>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menganalisis dan menyimpulkan celah kepatuhan (</w:t>
            </w:r>
            <w:r w:rsidDel="00000000" w:rsidR="00000000" w:rsidRPr="00000000">
              <w:rPr>
                <w:rFonts w:ascii="Calibri" w:cs="Calibri" w:eastAsia="Calibri" w:hAnsi="Calibri"/>
                <w:i w:val="1"/>
                <w:iCs w:val="1"/>
                <w:rtl w:val="0"/>
              </w:rPr>
              <w:t xml:space="preserve">compliance gap</w:t>
            </w:r>
            <w:r w:rsidDel="00000000" w:rsidR="00000000" w:rsidRPr="00000000">
              <w:rPr>
                <w:rFonts w:ascii="Calibri" w:cs="Calibri" w:eastAsia="Calibri" w:hAnsi="Calibri"/>
                <w:rtl w:val="0"/>
              </w:rPr>
              <w:t xml:space="preserve">) pada produk dan proses bisnis bank.</w:t>
            </w:r>
            <w:r w:rsidDel="00000000" w:rsidR="00000000" w:rsidRPr="00000000">
              <w:rPr>
                <w:rtl w:val="0"/>
              </w:rPr>
            </w:r>
          </w:p>
          <w:p w:rsidR="00000000" w:rsidDel="00000000" w:rsidP="00000000" w:rsidRDefault="00000000" w:rsidRPr="00000000" w14:paraId="0000003A">
            <w:pPr>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mengevaluasi dan menyimpulkan efektivitas penerapan kebijakan kepatuhan di seluruh jaringan kantor.</w:t>
            </w:r>
            <w:r w:rsidDel="00000000" w:rsidR="00000000" w:rsidRPr="00000000">
              <w:rPr>
                <w:rtl w:val="0"/>
              </w:rPr>
            </w:r>
          </w:p>
          <w:p w:rsidR="00000000" w:rsidDel="00000000" w:rsidP="00000000" w:rsidRDefault="00000000" w:rsidRPr="00000000" w14:paraId="0000003B">
            <w:pPr>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merumuskan alternatif solusi dan mitigasi risiko operasional dan risiko kepatuhan atas potensi benturan aturan.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3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dan arah strategis sistem kepatuhan bank yang proaktif, adaptif, serta mendorong budaya kepatuhan (</w:t>
            </w:r>
            <w:r w:rsidDel="00000000" w:rsidR="00000000" w:rsidRPr="00000000">
              <w:rPr>
                <w:rFonts w:ascii="Calibri" w:cs="Calibri" w:eastAsia="Calibri" w:hAnsi="Calibri"/>
                <w:i w:val="1"/>
                <w:iCs w:val="1"/>
                <w:rtl w:val="0"/>
              </w:rPr>
              <w:t xml:space="preserve">compliance culture</w:t>
            </w:r>
            <w:r w:rsidDel="00000000" w:rsidR="00000000" w:rsidRPr="00000000">
              <w:rPr>
                <w:rFonts w:ascii="Calibri" w:cs="Calibri" w:eastAsia="Calibri" w:hAnsi="Calibri"/>
                <w:rtl w:val="0"/>
              </w:rPr>
              <w:t xml:space="preserve">) yang kokoh.</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F">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merancang desain besar (</w:t>
            </w:r>
            <w:r w:rsidDel="00000000" w:rsidR="00000000" w:rsidRPr="00000000">
              <w:rPr>
                <w:rFonts w:ascii="Calibri" w:cs="Calibri" w:eastAsia="Calibri" w:hAnsi="Calibri"/>
                <w:i w:val="1"/>
                <w:iCs w:val="1"/>
                <w:rtl w:val="0"/>
              </w:rPr>
              <w:t xml:space="preserve">grand design</w:t>
            </w:r>
            <w:r w:rsidDel="00000000" w:rsidR="00000000" w:rsidRPr="00000000">
              <w:rPr>
                <w:rFonts w:ascii="Calibri" w:cs="Calibri" w:eastAsia="Calibri" w:hAnsi="Calibri"/>
                <w:rtl w:val="0"/>
              </w:rPr>
              <w:t xml:space="preserve">) kerangka kerja kepatuhan holistik yang adaptif terhadap tren industri.</w:t>
            </w:r>
          </w:p>
          <w:p w:rsidR="00000000" w:rsidDel="00000000" w:rsidP="00000000" w:rsidRDefault="00000000" w:rsidRPr="00000000" w14:paraId="00000040">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mengarahkan pimpinan puncak dalam menginternalisasi budaya kepatuhan sebagai keunggulan kompetitif bank.</w:t>
            </w:r>
          </w:p>
        </w:tc>
      </w:tr>
    </w:tbl>
    <w:p w:rsidR="00000000" w:rsidDel="00000000" w:rsidP="00000000" w:rsidRDefault="00000000" w:rsidRPr="00000000" w14:paraId="00000041">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(GCL-02) Analisis Dampak Peraturan Bagi Bisnis Bank</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menelaah, menganalisis, dan mengevaluasi dampak regulasi baru/perubahan peraturan terhadap lini bisnis perbankan serta memberikan usulan strategis bagi kelangsungan bisnis.</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Mengidentifikasi dan memetakan peraturan perundang-undangan baru yang diterbitkan oleh regulator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6">
            <w:pPr>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mencatat, mengkategorikan dan menyajikan regulasi terbaru yang berkaitan dengan aktivitas perbankan.</w:t>
            </w:r>
          </w:p>
          <w:p w:rsidR="00000000" w:rsidDel="00000000" w:rsidP="00000000" w:rsidRDefault="00000000" w:rsidRPr="00000000" w14:paraId="00000047">
            <w:pPr>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menentukan dan menyebutkan pasal-pasal kunci dalam regulasi baru yang berdampak langsung pada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implikasi peraturan terhadap kegiatan operasional serta mampu merangkum ringkasan eksekutif regulasi.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B">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menyusun resume dan matriks pembanding antara regulasi lama dan baru.</w:t>
            </w:r>
          </w:p>
          <w:p w:rsidR="00000000" w:rsidDel="00000000" w:rsidP="00000000" w:rsidRDefault="00000000" w:rsidRPr="00000000" w14:paraId="0000004C">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menjelaskan implikasi teknis suatu peraturan kepada pihak yang berkepentingan.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secara mandiri dampak perubahan peraturan terhadap proses bisnis dan produk bank serta menyusun rekomendasi aksi.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0">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melakukan </w:t>
            </w:r>
            <w:r w:rsidDel="00000000" w:rsidR="00000000" w:rsidRPr="00000000">
              <w:rPr>
                <w:rFonts w:ascii="Calibri" w:cs="Calibri" w:eastAsia="Calibri" w:hAnsi="Calibri"/>
                <w:i w:val="1"/>
                <w:iCs w:val="1"/>
                <w:rtl w:val="0"/>
              </w:rPr>
              <w:t xml:space="preserve">gap analysis</w:t>
            </w:r>
            <w:r w:rsidDel="00000000" w:rsidR="00000000" w:rsidRPr="00000000">
              <w:rPr>
                <w:rFonts w:ascii="Calibri" w:cs="Calibri" w:eastAsia="Calibri" w:hAnsi="Calibri"/>
                <w:rtl w:val="0"/>
              </w:rPr>
              <w:t xml:space="preserve"> dan menyimpulkan dampak regulasi terhadap produk, sistem, dan SDM bank.</w:t>
            </w:r>
          </w:p>
          <w:p w:rsidR="00000000" w:rsidDel="00000000" w:rsidP="00000000" w:rsidRDefault="00000000" w:rsidRPr="00000000" w14:paraId="00000051">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merumuskan rencana tindakan korektif (</w:t>
            </w:r>
            <w:r w:rsidDel="00000000" w:rsidR="00000000" w:rsidRPr="00000000">
              <w:rPr>
                <w:rFonts w:ascii="Calibri" w:cs="Calibri" w:eastAsia="Calibri" w:hAnsi="Calibri"/>
                <w:i w:val="1"/>
                <w:iCs w:val="1"/>
                <w:rtl w:val="0"/>
              </w:rPr>
              <w:t xml:space="preserve">action plan</w:t>
            </w:r>
            <w:r w:rsidDel="00000000" w:rsidR="00000000" w:rsidRPr="00000000">
              <w:rPr>
                <w:rFonts w:ascii="Calibri" w:cs="Calibri" w:eastAsia="Calibri" w:hAnsi="Calibri"/>
                <w:rtl w:val="0"/>
              </w:rPr>
              <w:t xml:space="preserve">) penyesuaian aturan internal.</w:t>
            </w:r>
          </w:p>
          <w:p w:rsidR="00000000" w:rsidDel="00000000" w:rsidP="00000000" w:rsidRDefault="00000000" w:rsidRPr="00000000" w14:paraId="00000052">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berkolaborasi unit bisnis dalam menyelaraskan skema produk baru dengan aturan yang berlaku.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Mengevaluasi dampak komprehensif regulasi terhadap portofolio bisnis dan merumuskan strategi bagi bisnis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6">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menganalisis dan menyimpulkan dampak finansial dan operasional jangka panjang dari regulasi terbaru.</w:t>
            </w:r>
          </w:p>
          <w:p w:rsidR="00000000" w:rsidDel="00000000" w:rsidP="00000000" w:rsidRDefault="00000000" w:rsidRPr="00000000" w14:paraId="00000057">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merumuskan posisi bisnis bank (</w:t>
            </w:r>
            <w:r w:rsidDel="00000000" w:rsidR="00000000" w:rsidRPr="00000000">
              <w:rPr>
                <w:rFonts w:ascii="Calibri" w:cs="Calibri" w:eastAsia="Calibri" w:hAnsi="Calibri"/>
                <w:i w:val="1"/>
                <w:iCs w:val="1"/>
                <w:rtl w:val="0"/>
              </w:rPr>
              <w:t xml:space="preserve">bank response/position paper</w:t>
            </w:r>
            <w:r w:rsidDel="00000000" w:rsidR="00000000" w:rsidRPr="00000000">
              <w:rPr>
                <w:rFonts w:ascii="Calibri" w:cs="Calibri" w:eastAsia="Calibri" w:hAnsi="Calibri"/>
                <w:rtl w:val="0"/>
              </w:rPr>
              <w:t xml:space="preserve">) saat uji publik regulasi.</w:t>
            </w:r>
          </w:p>
          <w:p w:rsidR="00000000" w:rsidDel="00000000" w:rsidP="00000000" w:rsidRDefault="00000000" w:rsidRPr="00000000" w14:paraId="00000058">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memberikan masukan konstruktif kepada asosiasi industri perbankan terkait kendala implementasi regulasi.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strategi bisnis yang presisi dalam merespons dinamika regulasi nasional dan internasional guna menjaga pertumbuhan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C">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merumuskan arah kebijakan strategis bank dalam merespons transformasi regulasi bank.</w:t>
            </w:r>
          </w:p>
          <w:p w:rsidR="00000000" w:rsidDel="00000000" w:rsidP="00000000" w:rsidRDefault="00000000" w:rsidRPr="00000000" w14:paraId="0000005D">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menginisiasi pendekatan proaktif kepada pengatur kebijakan demi iklim usaha yang sehat.</w:t>
            </w:r>
          </w:p>
        </w:tc>
      </w:tr>
    </w:tbl>
    <w:p w:rsidR="00000000" w:rsidDel="00000000" w:rsidP="00000000" w:rsidRDefault="00000000" w:rsidRPr="00000000" w14:paraId="0000005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(GCL-03) Penerapan Program APU-PPT</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memastikan pemenuhan dan efektivitas implementasi program Anti Pencucian Uang, Pencegahan Pendanaan Terorisme, dan Pendanaan Proliferasi Senjata Pemusnah Massal (APU, PPT, dan PPPSPM) sesuai standar regulator.</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tahapan pencucian uang dan prinsip dasar APU, PPT, dan PPPSPM, termasuk mengenal kewajiban </w:t>
            </w:r>
            <w:r w:rsidDel="00000000" w:rsidR="00000000" w:rsidRPr="00000000">
              <w:rPr>
                <w:rFonts w:ascii="Calibri" w:cs="Calibri" w:eastAsia="Calibri" w:hAnsi="Calibri"/>
                <w:i w:val="1"/>
                <w:iCs w:val="1"/>
                <w:rtl w:val="0"/>
              </w:rPr>
              <w:t xml:space="preserve">Customer Due Diligence</w:t>
            </w:r>
            <w:r w:rsidDel="00000000" w:rsidR="00000000" w:rsidRPr="00000000">
              <w:rPr>
                <w:rFonts w:ascii="Calibri" w:cs="Calibri" w:eastAsia="Calibri" w:hAnsi="Calibri"/>
                <w:rtl w:val="0"/>
              </w:rPr>
              <w:t xml:space="preserve"> (CDD).</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3">
            <w:pPr>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mengetahui dan menjelaskan tahapan pencucian uang.</w:t>
            </w:r>
          </w:p>
          <w:p w:rsidR="00000000" w:rsidDel="00000000" w:rsidP="00000000" w:rsidRDefault="00000000" w:rsidRPr="00000000" w14:paraId="00000064">
            <w:pPr>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menentukan dan menyebutkan dokumen identitas dan kelengkapan data nasabah sesuai standar CDD.</w:t>
            </w:r>
          </w:p>
          <w:p w:rsidR="00000000" w:rsidDel="00000000" w:rsidP="00000000" w:rsidRDefault="00000000" w:rsidRPr="00000000" w14:paraId="00000065">
            <w:pPr>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mengenali dan menyebutkan indikasi transaksi keuangan mencurigakan pada tingkat transaksi dasar.</w:t>
            </w:r>
          </w:p>
          <w:p w:rsidR="00000000" w:rsidDel="00000000" w:rsidP="00000000" w:rsidRDefault="00000000" w:rsidRPr="00000000" w14:paraId="00000066">
            <w:pPr>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mencatat dan menyajikan profil risiko awal calon nasabah berdasarkan pedoman internal.</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pengawasan APU, PPT, dan PPPSPM, pemutakhiran data, serta pelaksanaan </w:t>
            </w:r>
            <w:r w:rsidDel="00000000" w:rsidR="00000000" w:rsidRPr="00000000">
              <w:rPr>
                <w:rFonts w:ascii="Calibri" w:cs="Calibri" w:eastAsia="Calibri" w:hAnsi="Calibri"/>
                <w:i w:val="1"/>
                <w:iCs w:val="1"/>
                <w:rtl w:val="0"/>
              </w:rPr>
              <w:t xml:space="preserve">Enhanced Due Diligence</w:t>
            </w:r>
            <w:r w:rsidDel="00000000" w:rsidR="00000000" w:rsidRPr="00000000">
              <w:rPr>
                <w:rFonts w:ascii="Calibri" w:cs="Calibri" w:eastAsia="Calibri" w:hAnsi="Calibri"/>
                <w:rtl w:val="0"/>
              </w:rPr>
              <w:t xml:space="preserve"> (EDD) sederhana.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A">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menjelaskan tentang proses verifikasi lanjutan dan EDD terhadap nasabah berisiko tinggi (</w:t>
            </w:r>
            <w:r w:rsidDel="00000000" w:rsidR="00000000" w:rsidRPr="00000000">
              <w:rPr>
                <w:rFonts w:ascii="Calibri" w:cs="Calibri" w:eastAsia="Calibri" w:hAnsi="Calibri"/>
                <w:i w:val="1"/>
                <w:iCs w:val="1"/>
                <w:rtl w:val="0"/>
              </w:rPr>
              <w:t xml:space="preserve">high-risk customer</w:t>
            </w:r>
            <w:r w:rsidDel="00000000" w:rsidR="00000000" w:rsidRPr="00000000">
              <w:rPr>
                <w:rFonts w:ascii="Calibri" w:cs="Calibri" w:eastAsia="Calibri" w:hAnsi="Calibri"/>
                <w:rtl w:val="0"/>
              </w:rPr>
              <w:t xml:space="preserve">).</w:t>
            </w:r>
          </w:p>
          <w:p w:rsidR="00000000" w:rsidDel="00000000" w:rsidP="00000000" w:rsidRDefault="00000000" w:rsidRPr="00000000" w14:paraId="0000006B">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menganalisis dan menyimpulkan kejanggalan profil transaksi nasabah dibandingkan dengan penghasilan/profil bisnisnya.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instrumen sistem APU, PPT, dan PPPSPM, menganalisis alerts transaksi, dan menyusun Laporan Transaksi Keuangan Mencurigakan (LTKM).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F">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memastikan pelaksanaan atas CDD &amp; EDD berjalan sesuai dengan ketentuan yang berlaku.</w:t>
            </w:r>
          </w:p>
          <w:p w:rsidR="00000000" w:rsidDel="00000000" w:rsidP="00000000" w:rsidRDefault="00000000" w:rsidRPr="00000000" w14:paraId="00000070">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menganalisis tangkapan transaksi (</w:t>
            </w:r>
            <w:r w:rsidDel="00000000" w:rsidR="00000000" w:rsidRPr="00000000">
              <w:rPr>
                <w:rFonts w:ascii="Calibri" w:cs="Calibri" w:eastAsia="Calibri" w:hAnsi="Calibri"/>
                <w:i w:val="1"/>
                <w:iCs w:val="1"/>
                <w:rtl w:val="0"/>
              </w:rPr>
              <w:t xml:space="preserve">parameter alert</w:t>
            </w:r>
            <w:r w:rsidDel="00000000" w:rsidR="00000000" w:rsidRPr="00000000">
              <w:rPr>
                <w:rFonts w:ascii="Calibri" w:cs="Calibri" w:eastAsia="Calibri" w:hAnsi="Calibri"/>
                <w:rtl w:val="0"/>
              </w:rPr>
              <w:t xml:space="preserve">), dan menentukan indikasi transaksi mencurigakan.</w:t>
            </w:r>
          </w:p>
          <w:p w:rsidR="00000000" w:rsidDel="00000000" w:rsidP="00000000" w:rsidRDefault="00000000" w:rsidRPr="00000000" w14:paraId="00000071">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menyusun draf Laporan Transaksi Keuangan Mencurigakan (LTKM) untuk diajukan ke PPATK.</w:t>
            </w:r>
          </w:p>
          <w:p w:rsidR="00000000" w:rsidDel="00000000" w:rsidP="00000000" w:rsidRDefault="00000000" w:rsidRPr="00000000" w14:paraId="00000072">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memantau dan memastikan pelaksanaan pengkinian data nasabah dilaksanakan secara berkala di unit operasional.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kerangka </w:t>
            </w:r>
            <w:r w:rsidDel="00000000" w:rsidR="00000000" w:rsidRPr="00000000">
              <w:rPr>
                <w:rFonts w:ascii="Calibri" w:cs="Calibri" w:eastAsia="Calibri" w:hAnsi="Calibri"/>
                <w:i w:val="1"/>
                <w:iCs w:val="1"/>
                <w:rtl w:val="0"/>
              </w:rPr>
              <w:t xml:space="preserve">Individual Risk Assessment (IRA)</w:t>
            </w:r>
            <w:r w:rsidDel="00000000" w:rsidR="00000000" w:rsidRPr="00000000">
              <w:rPr>
                <w:rFonts w:ascii="Calibri" w:cs="Calibri" w:eastAsia="Calibri" w:hAnsi="Calibri"/>
                <w:rtl w:val="0"/>
              </w:rPr>
              <w:t xml:space="preserve"> APU PPT dan PPPSPM serta efektivitas pengawasan internal.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6">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merumuskan dan mengkalibrasi kriteria penilaian risiko (</w:t>
            </w:r>
            <w:r w:rsidDel="00000000" w:rsidR="00000000" w:rsidRPr="00000000">
              <w:rPr>
                <w:rFonts w:ascii="Calibri" w:cs="Calibri" w:eastAsia="Calibri" w:hAnsi="Calibri"/>
                <w:i w:val="1"/>
                <w:iCs w:val="1"/>
                <w:rtl w:val="0"/>
              </w:rPr>
              <w:t xml:space="preserve">risk scoring</w:t>
            </w:r>
            <w:r w:rsidDel="00000000" w:rsidR="00000000" w:rsidRPr="00000000">
              <w:rPr>
                <w:rFonts w:ascii="Calibri" w:cs="Calibri" w:eastAsia="Calibri" w:hAnsi="Calibri"/>
                <w:rtl w:val="0"/>
              </w:rPr>
              <w:t xml:space="preserve">) APU PPT dan PPPSPM nasabah dan produk.</w:t>
            </w:r>
          </w:p>
          <w:p w:rsidR="00000000" w:rsidDel="00000000" w:rsidP="00000000" w:rsidRDefault="00000000" w:rsidRPr="00000000" w14:paraId="00000077">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mengevaluasi dan menyimpulkan kelemahan sistem pemantauan transaksi (</w:t>
            </w:r>
            <w:r w:rsidDel="00000000" w:rsidR="00000000" w:rsidRPr="00000000">
              <w:rPr>
                <w:rFonts w:ascii="Calibri" w:cs="Calibri" w:eastAsia="Calibri" w:hAnsi="Calibri"/>
                <w:i w:val="1"/>
                <w:iCs w:val="1"/>
                <w:rtl w:val="0"/>
              </w:rPr>
              <w:t xml:space="preserve">anti-money laundering system</w:t>
            </w:r>
            <w:r w:rsidDel="00000000" w:rsidR="00000000" w:rsidRPr="00000000">
              <w:rPr>
                <w:rFonts w:ascii="Calibri" w:cs="Calibri" w:eastAsia="Calibri" w:hAnsi="Calibri"/>
                <w:rtl w:val="0"/>
              </w:rPr>
              <w:t xml:space="preserve">) bank.</w:t>
            </w:r>
          </w:p>
          <w:p w:rsidR="00000000" w:rsidDel="00000000" w:rsidP="00000000" w:rsidRDefault="00000000" w:rsidRPr="00000000" w14:paraId="00000078">
            <w:pPr>
              <w:numPr>
                <w:ilvl w:val="0"/>
                <w:numId w:val="86"/>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mengevaluasi penerapan hasil </w:t>
            </w:r>
            <w:r w:rsidDel="00000000" w:rsidR="00000000" w:rsidRPr="00000000">
              <w:rPr>
                <w:rFonts w:ascii="Calibri" w:cs="Calibri" w:eastAsia="Calibri" w:hAnsi="Calibri"/>
                <w:i w:val="1"/>
                <w:iCs w:val="1"/>
                <w:rtl w:val="0"/>
              </w:rPr>
              <w:t xml:space="preserve">Individual Risk Assessment (IRA)</w:t>
            </w:r>
            <w:r w:rsidDel="00000000" w:rsidR="00000000" w:rsidRPr="00000000">
              <w:rPr>
                <w:rFonts w:ascii="Calibri" w:cs="Calibri" w:eastAsia="Calibri" w:hAnsi="Calibri"/>
                <w:rtl w:val="0"/>
              </w:rPr>
              <w:t xml:space="preserve"> pada hasil mitigasi APU PPT dan PPPSPM di Bank Sultra, termasuk membuat rekomendasi untuk perbaikan.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Membangun ekosistem pengawasan APU PPT dan PPPSPM yang meliputi 5 Pilar penerapan APU PPT dan PPPSPM.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7C">
            <w:pPr>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merancang kerangka kerja pengelolaan penerapan 5 pilar APU PPT dan PPPSPM bank.</w:t>
            </w:r>
          </w:p>
          <w:p w:rsidR="00000000" w:rsidDel="00000000" w:rsidP="00000000" w:rsidRDefault="00000000" w:rsidRPr="00000000" w14:paraId="0000007D">
            <w:pPr>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mengarahkan respon strategis bank dalam menghadapi audit/penilaian FATF dan regulator nasional.</w:t>
            </w:r>
          </w:p>
        </w:tc>
      </w:tr>
    </w:tbl>
    <w:p w:rsidR="00000000" w:rsidDel="00000000" w:rsidP="00000000" w:rsidRDefault="00000000" w:rsidRPr="00000000" w14:paraId="0000007E">
      <w:pPr>
        <w:pStyle w:val="Heading3"/>
        <w:spacing w:after="80" w:before="360" w:line="300" w:lineRule="auto"/>
        <w:rPr>
          <w:rFonts w:ascii="Calibri" w:cs="Calibri" w:eastAsia="Calibri" w:hAnsi="Calibri"/>
          <w:sz w:val="29"/>
          <w:szCs w:val="29"/>
        </w:rPr>
      </w:pPr>
      <w:bookmarkStart w:colFirst="0" w:colLast="0" w:name="_heading=h.pqcvn76kudd8" w:id="0"/>
      <w:bookmarkEnd w:id="0"/>
      <w:r w:rsidDel="00000000" w:rsidR="00000000" w:rsidRPr="00000000">
        <w:rPr>
          <w:rFonts w:ascii="Calibri" w:cs="Calibri" w:eastAsia="Calibri" w:hAnsi="Calibri"/>
          <w:sz w:val="29"/>
          <w:szCs w:val="29"/>
          <w:rtl w:val="0"/>
        </w:rPr>
        <w:t xml:space="preserve">(GCL-04) Pemberian Opini Kepatuhan</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merumuskan, rekomendasi, serta opini kepatuhan yang akurat dan objektif terkait aktivitas, produk, dan transaksi bisnis bank.</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Mengidentifikasi referensi aturan yang relevan sebagai bahan dasar penyusunan pertimbangan kepatuhan.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3">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mengumpulkan dan menyebutkan pasal-pasal ketentuan regulator yang terkait dengan pertanyaan kepatuhan sederhana.</w:t>
            </w:r>
          </w:p>
          <w:p w:rsidR="00000000" w:rsidDel="00000000" w:rsidP="00000000" w:rsidRDefault="00000000" w:rsidRPr="00000000" w14:paraId="00000084">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mencatat dan menyajikan kronologis usulan produk/kegiatan bisnis yang dimintakan opini kepatuhan.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kerangka pemberian analisis kepatuhan dan menyusun draf tanggapan/opini kepatuhan.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8">
            <w:pPr>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menyelaraskan permohonan opini dengan pedoman internal dan peraturan perbankan.</w:t>
            </w:r>
          </w:p>
          <w:p w:rsidR="00000000" w:rsidDel="00000000" w:rsidP="00000000" w:rsidRDefault="00000000" w:rsidRPr="00000000" w14:paraId="00000089">
            <w:pPr>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menyusun draf jawaban opini kepatuhan untuk aktivitas/kegiatan di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opini dan opini kepatuhan secara mandiri, lugas, dan memberikan solusi mitigasi risiko yang tepat.</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D">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merumuskan opini kepatuhan (</w:t>
            </w:r>
            <w:r w:rsidDel="00000000" w:rsidR="00000000" w:rsidRPr="00000000">
              <w:rPr>
                <w:rFonts w:ascii="Calibri" w:cs="Calibri" w:eastAsia="Calibri" w:hAnsi="Calibri"/>
                <w:i w:val="1"/>
                <w:iCs w:val="1"/>
                <w:rtl w:val="0"/>
              </w:rPr>
              <w:t xml:space="preserve">compliance opinion</w:t>
            </w:r>
            <w:r w:rsidDel="00000000" w:rsidR="00000000" w:rsidRPr="00000000">
              <w:rPr>
                <w:rFonts w:ascii="Calibri" w:cs="Calibri" w:eastAsia="Calibri" w:hAnsi="Calibri"/>
                <w:rtl w:val="0"/>
              </w:rPr>
              <w:t xml:space="preserve">) yang jelas terkait pengembangan fitur produk bank.</w:t>
            </w:r>
          </w:p>
          <w:p w:rsidR="00000000" w:rsidDel="00000000" w:rsidP="00000000" w:rsidRDefault="00000000" w:rsidRPr="00000000" w14:paraId="0000008E">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memberikan alternatif solusi bisnis yang aman secara kepatuhan (</w:t>
            </w:r>
            <w:r w:rsidDel="00000000" w:rsidR="00000000" w:rsidRPr="00000000">
              <w:rPr>
                <w:rFonts w:ascii="Calibri" w:cs="Calibri" w:eastAsia="Calibri" w:hAnsi="Calibri"/>
                <w:i w:val="1"/>
                <w:iCs w:val="1"/>
                <w:rtl w:val="0"/>
              </w:rPr>
              <w:t xml:space="preserve">compliant solution</w:t>
            </w:r>
            <w:r w:rsidDel="00000000" w:rsidR="00000000" w:rsidRPr="00000000">
              <w:rPr>
                <w:rFonts w:ascii="Calibri" w:cs="Calibri" w:eastAsia="Calibri" w:hAnsi="Calibri"/>
                <w:rtl w:val="0"/>
              </w:rPr>
              <w:t xml:space="preserve">).</w:t>
            </w:r>
          </w:p>
          <w:p w:rsidR="00000000" w:rsidDel="00000000" w:rsidP="00000000" w:rsidRDefault="00000000" w:rsidRPr="00000000" w14:paraId="0000008F">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mendampingi unit kerja dalam mendiskusikan batasan regulasi suatu proyek bisnis.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isu kepatuhan bernilai tinggi (</w:t>
            </w:r>
            <w:r w:rsidDel="00000000" w:rsidR="00000000" w:rsidRPr="00000000">
              <w:rPr>
                <w:rFonts w:ascii="Calibri" w:cs="Calibri" w:eastAsia="Calibri" w:hAnsi="Calibri"/>
                <w:i w:val="1"/>
                <w:iCs w:val="1"/>
                <w:rtl w:val="0"/>
              </w:rPr>
              <w:t xml:space="preserve">high risk/high value</w:t>
            </w:r>
            <w:r w:rsidDel="00000000" w:rsidR="00000000" w:rsidRPr="00000000">
              <w:rPr>
                <w:rFonts w:ascii="Calibri" w:cs="Calibri" w:eastAsia="Calibri" w:hAnsi="Calibri"/>
                <w:rtl w:val="0"/>
              </w:rPr>
              <w:t xml:space="preserve">) dan mengevaluasi dampak kepatuhan dari skema bisnis kompleks.</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3">
            <w:pPr>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mengevaluasi dan menyimpulkan skema transaksi keuangan terstruktur (</w:t>
            </w:r>
            <w:r w:rsidDel="00000000" w:rsidR="00000000" w:rsidRPr="00000000">
              <w:rPr>
                <w:rFonts w:ascii="Calibri" w:cs="Calibri" w:eastAsia="Calibri" w:hAnsi="Calibri"/>
                <w:i w:val="1"/>
                <w:iCs w:val="1"/>
                <w:rtl w:val="0"/>
              </w:rPr>
              <w:t xml:space="preserve">structured finance</w:t>
            </w:r>
            <w:r w:rsidDel="00000000" w:rsidR="00000000" w:rsidRPr="00000000">
              <w:rPr>
                <w:rFonts w:ascii="Calibri" w:cs="Calibri" w:eastAsia="Calibri" w:hAnsi="Calibri"/>
                <w:rtl w:val="0"/>
              </w:rPr>
              <w:t xml:space="preserve">) dari sudut pandang regulasi.</w:t>
            </w:r>
          </w:p>
          <w:p w:rsidR="00000000" w:rsidDel="00000000" w:rsidP="00000000" w:rsidRDefault="00000000" w:rsidRPr="00000000" w14:paraId="00000094">
            <w:pPr>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menyusun </w:t>
            </w:r>
            <w:r w:rsidDel="00000000" w:rsidR="00000000" w:rsidRPr="00000000">
              <w:rPr>
                <w:rFonts w:ascii="Calibri" w:cs="Calibri" w:eastAsia="Calibri" w:hAnsi="Calibri"/>
                <w:rtl w:val="0"/>
              </w:rPr>
              <w:t xml:space="preserve">pertimbangan kepatuhan</w:t>
            </w:r>
            <w:r w:rsidDel="00000000" w:rsidR="00000000" w:rsidRPr="00000000">
              <w:rPr>
                <w:rFonts w:ascii="Calibri" w:cs="Calibri" w:eastAsia="Calibri" w:hAnsi="Calibri"/>
                <w:rtl w:val="0"/>
              </w:rPr>
              <w:t xml:space="preserve"> (review kepatuhan di Bank Sultra)  atas isu regulasi yang ambigu (</w:t>
            </w:r>
            <w:r w:rsidDel="00000000" w:rsidR="00000000" w:rsidRPr="00000000">
              <w:rPr>
                <w:rFonts w:ascii="Calibri" w:cs="Calibri" w:eastAsia="Calibri" w:hAnsi="Calibri"/>
                <w:i w:val="1"/>
                <w:iCs w:val="1"/>
                <w:rtl w:val="0"/>
              </w:rPr>
              <w:t xml:space="preserve">gray area</w:t>
            </w:r>
            <w:r w:rsidDel="00000000" w:rsidR="00000000" w:rsidRPr="00000000">
              <w:rPr>
                <w:rFonts w:ascii="Calibri" w:cs="Calibri" w:eastAsia="Calibri" w:hAnsi="Calibri"/>
                <w:rtl w:val="0"/>
              </w:rPr>
              <w:t xml:space="preserve">).</w:t>
            </w:r>
          </w:p>
          <w:p w:rsidR="00000000" w:rsidDel="00000000" w:rsidP="00000000" w:rsidRDefault="00000000" w:rsidRPr="00000000" w14:paraId="00000095">
            <w:pPr>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menyelaraskan pemikiran antara kepentingan komersial bisnis dan prinsip kepatuhan perbankan.</w:t>
            </w:r>
          </w:p>
        </w:tc>
      </w:tr>
      <w:tr>
        <w:trPr>
          <w:cantSplit w:val="0"/>
          <w:trHeight w:val="2466.274038461529"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Menjadi rujukan utama (</w:t>
            </w:r>
            <w:r w:rsidDel="00000000" w:rsidR="00000000" w:rsidRPr="00000000">
              <w:rPr>
                <w:rFonts w:ascii="Calibri" w:cs="Calibri" w:eastAsia="Calibri" w:hAnsi="Calibri"/>
                <w:i w:val="1"/>
                <w:iCs w:val="1"/>
                <w:rtl w:val="0"/>
              </w:rPr>
              <w:t xml:space="preserve">authority figure</w:t>
            </w:r>
            <w:r w:rsidDel="00000000" w:rsidR="00000000" w:rsidRPr="00000000">
              <w:rPr>
                <w:rFonts w:ascii="Calibri" w:cs="Calibri" w:eastAsia="Calibri" w:hAnsi="Calibri"/>
                <w:rtl w:val="0"/>
              </w:rPr>
              <w:t xml:space="preserve">) dalam pengambilan keputusan kepatuhan strategis bagi Direksi dan Dewan Komisaris.</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9">
            <w:pPr>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merumuskan posisi kepatuhan definitif pada transaksi strategis korporasi (seperti Mergers and Acquisitions (M&amp;A), sindikasi global).</w:t>
            </w:r>
          </w:p>
          <w:p w:rsidR="00000000" w:rsidDel="00000000" w:rsidP="00000000" w:rsidRDefault="00000000" w:rsidRPr="00000000" w14:paraId="0000009A">
            <w:pPr>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membimbing analis kepatuhan dalam menghasilkan opini yang komprehensif, akuntabel dan berbobot.</w:t>
            </w:r>
          </w:p>
        </w:tc>
      </w:tr>
    </w:tbl>
    <w:p w:rsidR="00000000" w:rsidDel="00000000" w:rsidP="00000000" w:rsidRDefault="00000000" w:rsidRPr="00000000" w14:paraId="0000009B">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(GCL-05) Pengawasan &amp; Tindak Lanjut Ketidakpatuhan (</w:t>
      </w:r>
      <w:r w:rsidDel="00000000" w:rsidR="00000000" w:rsidRPr="00000000">
        <w:rPr>
          <w:rFonts w:ascii="Calibri" w:cs="Calibri" w:eastAsia="Calibri" w:hAnsi="Calibri"/>
          <w:i w:val="1"/>
          <w:iCs w:val="1"/>
          <w:sz w:val="29"/>
          <w:szCs w:val="29"/>
          <w:rtl w:val="0"/>
        </w:rPr>
        <w:t xml:space="preserve">Non-Compliance</w:t>
      </w:r>
      <w:r w:rsidDel="00000000" w:rsidR="00000000" w:rsidRPr="00000000">
        <w:rPr>
          <w:rFonts w:ascii="Calibri" w:cs="Calibri" w:eastAsia="Calibri" w:hAnsi="Calibri"/>
          <w:sz w:val="29"/>
          <w:szCs w:val="29"/>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mengawasi, mendokumentasikan, serta merumuskan langkah penanganan dan koreksi atas kejadian ketidakpatuhan terhadap regulasi dan ketentuan internal.</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bentuk-bentuk kejadian ketidakpatuhan (</w:t>
            </w:r>
            <w:r w:rsidDel="00000000" w:rsidR="00000000" w:rsidRPr="00000000">
              <w:rPr>
                <w:rFonts w:ascii="Calibri" w:cs="Calibri" w:eastAsia="Calibri" w:hAnsi="Calibri"/>
                <w:i w:val="1"/>
                <w:iCs w:val="1"/>
                <w:rtl w:val="0"/>
              </w:rPr>
              <w:t xml:space="preserve">non-compliance</w:t>
            </w:r>
            <w:r w:rsidDel="00000000" w:rsidR="00000000" w:rsidRPr="00000000">
              <w:rPr>
                <w:rFonts w:ascii="Calibri" w:cs="Calibri" w:eastAsia="Calibri" w:hAnsi="Calibri"/>
                <w:rtl w:val="0"/>
              </w:rPr>
              <w:t xml:space="preserve">) serta melakukan pencatatan data pelanggaran.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0">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menentukan dan menyebutkan indikasi penyimpangan terhadap regulasi perbankan.</w:t>
            </w:r>
          </w:p>
          <w:p w:rsidR="00000000" w:rsidDel="00000000" w:rsidP="00000000" w:rsidRDefault="00000000" w:rsidRPr="00000000" w14:paraId="000000A1">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mencatat dan menyajikan data insiden ketidakpatuhan ke dalam register kepatuhan (</w:t>
            </w:r>
            <w:r w:rsidDel="00000000" w:rsidR="00000000" w:rsidRPr="00000000">
              <w:rPr>
                <w:rFonts w:ascii="Calibri" w:cs="Calibri" w:eastAsia="Calibri" w:hAnsi="Calibri"/>
                <w:i w:val="1"/>
                <w:iCs w:val="1"/>
                <w:rtl w:val="0"/>
              </w:rPr>
              <w:t xml:space="preserve">compliance register</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prosedur investigasi awal dan mengumpulkan bukti-bukti pendukung terjadinya ketidakpatuhan.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5">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memverifikasi dan menyimpulkan kebenaran laporan insiden ketidakpatuhan melalui konfirmasi data operasional.</w:t>
            </w:r>
          </w:p>
          <w:p w:rsidR="00000000" w:rsidDel="00000000" w:rsidP="00000000" w:rsidRDefault="00000000" w:rsidRPr="00000000" w14:paraId="000000A6">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memetakan dampak langsung dari suatu kejadian ketidakpatuhan terhadap unit terkait.</w:t>
            </w:r>
          </w:p>
          <w:p w:rsidR="00000000" w:rsidDel="00000000" w:rsidP="00000000" w:rsidRDefault="00000000" w:rsidRPr="00000000" w14:paraId="000000A7">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memantau dan menyimpulkan progres pelaksanaan komitmen perbaikan oleh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klarifikasi atas ketidakpatuhan secara mandiri serta merumuskan usulan tindakan korektif (</w:t>
            </w:r>
            <w:r w:rsidDel="00000000" w:rsidR="00000000" w:rsidRPr="00000000">
              <w:rPr>
                <w:rFonts w:ascii="Calibri" w:cs="Calibri" w:eastAsia="Calibri" w:hAnsi="Calibri"/>
                <w:i w:val="1"/>
                <w:iCs w:val="1"/>
                <w:rtl w:val="0"/>
              </w:rPr>
              <w:t xml:space="preserve">corrective action</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B">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menyusun dan menyajikan laporan analisis kejadian ketidakpatuhan beserta </w:t>
            </w:r>
            <w:r w:rsidDel="00000000" w:rsidR="00000000" w:rsidRPr="00000000">
              <w:rPr>
                <w:rFonts w:ascii="Calibri" w:cs="Calibri" w:eastAsia="Calibri" w:hAnsi="Calibri"/>
                <w:rtl w:val="0"/>
              </w:rPr>
              <w:t xml:space="preserve">akar masalahnya (</w:t>
            </w:r>
            <w:r w:rsidDel="00000000" w:rsidR="00000000" w:rsidRPr="00000000">
              <w:rPr>
                <w:rFonts w:ascii="Calibri" w:cs="Calibri" w:eastAsia="Calibri" w:hAnsi="Calibri"/>
                <w:i w:val="1"/>
                <w:iCs w:val="1"/>
                <w:rtl w:val="0"/>
              </w:rPr>
              <w:t xml:space="preserve">root cause analysis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C">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merumuskan dan menyajikan rekomendasi tindakan perbaikan dan pencegahan berulangnya penyimpangan.</w:t>
            </w:r>
          </w:p>
          <w:p w:rsidR="00000000" w:rsidDel="00000000" w:rsidP="00000000" w:rsidRDefault="00000000" w:rsidRPr="00000000" w14:paraId="000000AD">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mengawal eksekusi komitmen koreksi hingga tuntas sesuai jadwal (</w:t>
            </w:r>
            <w:r w:rsidDel="00000000" w:rsidR="00000000" w:rsidRPr="00000000">
              <w:rPr>
                <w:rFonts w:ascii="Calibri" w:cs="Calibri" w:eastAsia="Calibri" w:hAnsi="Calibri"/>
                <w:i w:val="1"/>
                <w:iCs w:val="1"/>
                <w:rtl w:val="0"/>
              </w:rPr>
              <w:t xml:space="preserve">target date</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tren ketidakpatuhan sistemik dan mengevaluasi langkah-langkah koreksi agar terhindar dari sanksi kepatuhan.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1">
            <w:pPr>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menganalisis dan menyimpulkan tren pelanggaran kepatuhan secara menyeluruh untuk memetakan area rawan (</w:t>
            </w:r>
            <w:r w:rsidDel="00000000" w:rsidR="00000000" w:rsidRPr="00000000">
              <w:rPr>
                <w:rFonts w:ascii="Calibri" w:cs="Calibri" w:eastAsia="Calibri" w:hAnsi="Calibri"/>
                <w:i w:val="1"/>
                <w:iCs w:val="1"/>
                <w:rtl w:val="0"/>
              </w:rPr>
              <w:t xml:space="preserve">red flag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2">
            <w:pPr>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merumuskan usulan perbaikan sistem dan prosedur guna menutup celah pelanggaran sistemik.</w:t>
            </w:r>
            <w:r w:rsidDel="00000000" w:rsidR="00000000" w:rsidRPr="00000000">
              <w:rPr>
                <w:rtl w:val="0"/>
              </w:rPr>
            </w:r>
          </w:p>
          <w:p w:rsidR="00000000" w:rsidDel="00000000" w:rsidP="00000000" w:rsidRDefault="00000000" w:rsidRPr="00000000" w14:paraId="000000B3">
            <w:pPr>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menilai dan menyimpulkan tingkat ketidakpatuhan dan mengusulkan rekomendasi tindakan korektif.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mekanisme pengawasan kepatuhan terintegrasi (</w:t>
            </w:r>
            <w:r w:rsidDel="00000000" w:rsidR="00000000" w:rsidRPr="00000000">
              <w:rPr>
                <w:rFonts w:ascii="Calibri" w:cs="Calibri" w:eastAsia="Calibri" w:hAnsi="Calibri"/>
                <w:i w:val="1"/>
                <w:iCs w:val="1"/>
                <w:rtl w:val="0"/>
              </w:rPr>
              <w:t xml:space="preserve">integrated compliance oversight</w:t>
            </w:r>
            <w:r w:rsidDel="00000000" w:rsidR="00000000" w:rsidRPr="00000000">
              <w:rPr>
                <w:rFonts w:ascii="Calibri" w:cs="Calibri" w:eastAsia="Calibri" w:hAnsi="Calibri"/>
                <w:rtl w:val="0"/>
              </w:rPr>
              <w:t xml:space="preserve">) dan sistem deteksi dini pelanggaran.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7">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merancang sistem peringatan dini (</w:t>
            </w:r>
            <w:r w:rsidDel="00000000" w:rsidR="00000000" w:rsidRPr="00000000">
              <w:rPr>
                <w:rFonts w:ascii="Calibri" w:cs="Calibri" w:eastAsia="Calibri" w:hAnsi="Calibri"/>
                <w:i w:val="1"/>
                <w:iCs w:val="1"/>
                <w:rtl w:val="0"/>
              </w:rPr>
              <w:t xml:space="preserve">early warning system</w:t>
            </w:r>
            <w:r w:rsidDel="00000000" w:rsidR="00000000" w:rsidRPr="00000000">
              <w:rPr>
                <w:rFonts w:ascii="Calibri" w:cs="Calibri" w:eastAsia="Calibri" w:hAnsi="Calibri"/>
                <w:rtl w:val="0"/>
              </w:rPr>
              <w:t xml:space="preserve">) pelanggaran kepatuhan berbasis analitik data.</w:t>
            </w:r>
          </w:p>
          <w:p w:rsidR="00000000" w:rsidDel="00000000" w:rsidP="00000000" w:rsidRDefault="00000000" w:rsidRPr="00000000" w14:paraId="000000B8">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mengarahkan penanganan krisis akibat pelanggaran regulasi fatal untuk meminimalkan kerugian bank.</w:t>
            </w:r>
          </w:p>
        </w:tc>
      </w:tr>
    </w:tbl>
    <w:p w:rsidR="00000000" w:rsidDel="00000000" w:rsidP="00000000" w:rsidRDefault="00000000" w:rsidRPr="00000000" w14:paraId="000000B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(GCL-06 A) </w:t>
      </w:r>
      <w:r w:rsidDel="00000000" w:rsidR="00000000" w:rsidRPr="00000000">
        <w:rPr>
          <w:rFonts w:ascii="Calibri" w:cs="Calibri" w:eastAsia="Calibri" w:hAnsi="Calibri"/>
          <w:sz w:val="29"/>
          <w:szCs w:val="29"/>
          <w:rtl w:val="0"/>
        </w:rPr>
        <w:t xml:space="preserve">Sosialisasi &amp; Pelatihan </w:t>
      </w:r>
      <w:r w:rsidDel="00000000" w:rsidR="00000000" w:rsidRPr="00000000">
        <w:rPr>
          <w:rFonts w:ascii="Calibri" w:cs="Calibri" w:eastAsia="Calibri" w:hAnsi="Calibri"/>
          <w:sz w:val="29"/>
          <w:szCs w:val="29"/>
          <w:rtl w:val="0"/>
        </w:rPr>
        <w:t xml:space="preserve">Aspek</w:t>
      </w:r>
      <w:r w:rsidDel="00000000" w:rsidR="00000000" w:rsidRPr="00000000">
        <w:rPr>
          <w:rFonts w:ascii="Calibri" w:cs="Calibri" w:eastAsia="Calibri" w:hAnsi="Calibri"/>
          <w:sz w:val="29"/>
          <w:szCs w:val="29"/>
          <w:rtl w:val="0"/>
        </w:rPr>
        <w:t xml:space="preserve"> </w:t>
      </w:r>
      <w:r w:rsidDel="00000000" w:rsidR="00000000" w:rsidRPr="00000000">
        <w:rPr>
          <w:rFonts w:ascii="Calibri" w:cs="Calibri" w:eastAsia="Calibri" w:hAnsi="Calibri"/>
          <w:sz w:val="29"/>
          <w:szCs w:val="29"/>
          <w:rtl w:val="0"/>
        </w:rPr>
        <w:t xml:space="preserve">Kepatuhan</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merancang, menyampaikan, dan mengevaluasi program edukasi, sosialisasi, dan pelatihan terkait regulasi kepatuhan guna meningkatkan kesadaran kepatuhan insan bank.</w:t>
      </w:r>
      <w:r w:rsidDel="00000000" w:rsidR="00000000" w:rsidRPr="00000000">
        <w:rPr>
          <w:rtl w:val="0"/>
        </w:rPr>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rHeight w:val="172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Mengenal materi </w:t>
            </w:r>
            <w:r w:rsidDel="00000000" w:rsidR="00000000" w:rsidRPr="00000000">
              <w:rPr>
                <w:rFonts w:ascii="Calibri" w:cs="Calibri" w:eastAsia="Calibri" w:hAnsi="Calibri"/>
                <w:rtl w:val="0"/>
              </w:rPr>
              <w:t xml:space="preserve">dasar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serta membantu penyiapan sarana sosialisasi.</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E">
            <w:pPr>
              <w:numPr>
                <w:ilvl w:val="0"/>
                <w:numId w:val="68"/>
              </w:numPr>
              <w:spacing w:after="120" w:line="276" w:lineRule="auto"/>
              <w:ind w:left="300" w:hanging="360"/>
              <w:rPr/>
            </w:pPr>
            <w:r w:rsidDel="00000000" w:rsidR="00000000" w:rsidRPr="00000000">
              <w:rPr>
                <w:rFonts w:ascii="Calibri" w:cs="Calibri" w:eastAsia="Calibri" w:hAnsi="Calibri"/>
                <w:rtl w:val="0"/>
              </w:rPr>
              <w:t xml:space="preserve">Mampu menyiapkan bahan presentasi dan modul edukasi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sesuai materi yang ditentukan.</w:t>
            </w:r>
            <w:r w:rsidDel="00000000" w:rsidR="00000000" w:rsidRPr="00000000">
              <w:rPr>
                <w:rtl w:val="0"/>
              </w:rPr>
            </w:r>
          </w:p>
          <w:p w:rsidR="00000000" w:rsidDel="00000000" w:rsidP="00000000" w:rsidRDefault="00000000" w:rsidRPr="00000000" w14:paraId="000000BF">
            <w:pPr>
              <w:numPr>
                <w:ilvl w:val="0"/>
                <w:numId w:val="68"/>
              </w:numPr>
              <w:spacing w:after="120" w:line="276" w:lineRule="auto"/>
              <w:ind w:left="300" w:hanging="360"/>
              <w:rPr/>
            </w:pPr>
            <w:r w:rsidDel="00000000" w:rsidR="00000000" w:rsidRPr="00000000">
              <w:rPr>
                <w:rFonts w:ascii="Calibri" w:cs="Calibri" w:eastAsia="Calibri" w:hAnsi="Calibri"/>
                <w:rtl w:val="0"/>
              </w:rPr>
              <w:t xml:space="preserve">Mampu mengelola administrasi dan rekapitulasi keikutsertaan peserta sosialisasi.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kebutuhan literasi kepatuhan serta mampu menyampaikan materi sosialisasi dasar kepada pegawai baru/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3">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menyampaikan materi sosialisasi regulasi</w:t>
            </w:r>
            <w:r w:rsidDel="00000000" w:rsidR="00000000" w:rsidRPr="00000000">
              <w:rPr>
                <w:rFonts w:ascii="Calibri" w:cs="Calibri" w:eastAsia="Calibri" w:hAnsi="Calibri"/>
                <w:rtl w:val="0"/>
              </w:rPr>
              <w:t xml:space="preserve"> kepatuhan </w:t>
            </w:r>
            <w:r w:rsidDel="00000000" w:rsidR="00000000" w:rsidRPr="00000000">
              <w:rPr>
                <w:rFonts w:ascii="Calibri" w:cs="Calibri" w:eastAsia="Calibri" w:hAnsi="Calibri"/>
                <w:rtl w:val="0"/>
              </w:rPr>
              <w:t xml:space="preserve">dasar dengan bahasa yang mudah dipahami.</w:t>
            </w:r>
          </w:p>
          <w:p w:rsidR="00000000" w:rsidDel="00000000" w:rsidP="00000000" w:rsidRDefault="00000000" w:rsidRPr="00000000" w14:paraId="000000C4">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menyusun instrumen evaluasi (</w:t>
            </w:r>
            <w:r w:rsidDel="00000000" w:rsidR="00000000" w:rsidRPr="00000000">
              <w:rPr>
                <w:rFonts w:ascii="Calibri" w:cs="Calibri" w:eastAsia="Calibri" w:hAnsi="Calibri"/>
                <w:i w:val="1"/>
                <w:iCs w:val="1"/>
                <w:rtl w:val="0"/>
              </w:rPr>
              <w:t xml:space="preserve">pre/post-test</w:t>
            </w:r>
            <w:r w:rsidDel="00000000" w:rsidR="00000000" w:rsidRPr="00000000">
              <w:rPr>
                <w:rFonts w:ascii="Calibri" w:cs="Calibri" w:eastAsia="Calibri" w:hAnsi="Calibri"/>
                <w:rtl w:val="0"/>
              </w:rPr>
              <w:t xml:space="preserve">) untuk mengukur pemahaman peserta.</w:t>
            </w:r>
          </w:p>
          <w:p w:rsidR="00000000" w:rsidDel="00000000" w:rsidP="00000000" w:rsidRDefault="00000000" w:rsidRPr="00000000" w14:paraId="000000C5">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merangkum dan menyebutkan pertanyaan-pertanyaan dan masukan peserta sebagai bahan perbaikan materi edukasi.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Menyusun silabus, modul, dan membawakan pelatihan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secara mandiri dan interaktif.</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9">
            <w:pPr>
              <w:numPr>
                <w:ilvl w:val="0"/>
                <w:numId w:val="70"/>
              </w:numPr>
              <w:spacing w:after="120" w:line="276" w:lineRule="auto"/>
              <w:ind w:left="300" w:hanging="360"/>
              <w:jc w:val="both"/>
              <w:rPr/>
            </w:pPr>
            <w:r w:rsidDel="00000000" w:rsidR="00000000" w:rsidRPr="00000000">
              <w:rPr>
                <w:rFonts w:ascii="Calibri" w:cs="Calibri" w:eastAsia="Calibri" w:hAnsi="Calibri"/>
                <w:rtl w:val="0"/>
              </w:rPr>
              <w:t xml:space="preserve">Mampu menyusun materi pelatihan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yang dikaitkan dengan studi kasus operasional sehari-hari.</w:t>
            </w:r>
            <w:r w:rsidDel="00000000" w:rsidR="00000000" w:rsidRPr="00000000">
              <w:rPr>
                <w:rtl w:val="0"/>
              </w:rPr>
            </w:r>
          </w:p>
          <w:p w:rsidR="00000000" w:rsidDel="00000000" w:rsidP="00000000" w:rsidRDefault="00000000" w:rsidRPr="00000000" w14:paraId="000000CA">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memfasilitasi sesi pelatihan kepatuhan dan merangsang diskusi aktif peserta.</w:t>
            </w:r>
          </w:p>
          <w:p w:rsidR="00000000" w:rsidDel="00000000" w:rsidP="00000000" w:rsidRDefault="00000000" w:rsidRPr="00000000" w14:paraId="000000CB">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menganalisis dan menyimpulkan hasil evaluasi pemahaman peserta dan efektivitas pelaksanaan sosialisasi.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 kebutuhan </w:t>
            </w:r>
            <w:r w:rsidDel="00000000" w:rsidR="00000000" w:rsidRPr="00000000">
              <w:rPr>
                <w:rFonts w:ascii="Calibri" w:cs="Calibri" w:eastAsia="Calibri" w:hAnsi="Calibri"/>
                <w:rtl w:val="0"/>
              </w:rPr>
              <w:t xml:space="preserve">Sosialisasi/</w:t>
            </w:r>
            <w:r w:rsidDel="00000000" w:rsidR="00000000" w:rsidRPr="00000000">
              <w:rPr>
                <w:rFonts w:ascii="Calibri" w:cs="Calibri" w:eastAsia="Calibri" w:hAnsi="Calibri"/>
                <w:rtl w:val="0"/>
              </w:rPr>
              <w:t xml:space="preserve">pelatihan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training needs analysis</w:t>
            </w:r>
            <w:r w:rsidDel="00000000" w:rsidR="00000000" w:rsidRPr="00000000">
              <w:rPr>
                <w:rFonts w:ascii="Calibri" w:cs="Calibri" w:eastAsia="Calibri" w:hAnsi="Calibri"/>
                <w:rtl w:val="0"/>
              </w:rPr>
              <w:t xml:space="preserve">) dan merancang program edukasi inovatif.</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F">
            <w:pPr>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menganalisis dan menyimpulkan pemetaan area kelemahan pemahaman aspek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di berbagai lini organisasi. </w:t>
            </w:r>
            <w:r w:rsidDel="00000000" w:rsidR="00000000" w:rsidRPr="00000000">
              <w:rPr>
                <w:rtl w:val="0"/>
              </w:rPr>
            </w:r>
          </w:p>
          <w:p w:rsidR="00000000" w:rsidDel="00000000" w:rsidP="00000000" w:rsidRDefault="00000000" w:rsidRPr="00000000" w14:paraId="000000D0">
            <w:pPr>
              <w:numPr>
                <w:ilvl w:val="0"/>
                <w:numId w:val="71"/>
              </w:numPr>
              <w:spacing w:after="120" w:line="276" w:lineRule="auto"/>
              <w:ind w:left="300" w:hanging="360"/>
              <w:jc w:val="both"/>
              <w:rPr/>
            </w:pPr>
            <w:r w:rsidDel="00000000" w:rsidR="00000000" w:rsidRPr="00000000">
              <w:rPr>
                <w:rFonts w:ascii="Calibri" w:cs="Calibri" w:eastAsia="Calibri" w:hAnsi="Calibri"/>
                <w:rtl w:val="0"/>
              </w:rPr>
              <w:t xml:space="preserve">Mampu merancang program </w:t>
            </w:r>
            <w:r w:rsidDel="00000000" w:rsidR="00000000" w:rsidRPr="00000000">
              <w:rPr>
                <w:rFonts w:ascii="Calibri" w:cs="Calibri" w:eastAsia="Calibri" w:hAnsi="Calibri"/>
                <w:rtl w:val="0"/>
              </w:rPr>
              <w:t xml:space="preserve">pelaksanaan pelatihan dengan melibatkan vendor sebagai narasumber dalam memberikan edukasi yang kompleks terkait </w:t>
            </w:r>
            <w:r w:rsidDel="00000000" w:rsidR="00000000" w:rsidRPr="00000000">
              <w:rPr>
                <w:rFonts w:ascii="Calibri" w:cs="Calibri" w:eastAsia="Calibri" w:hAnsi="Calibri"/>
                <w:rtl w:val="0"/>
              </w:rPr>
              <w:t xml:space="preserve">kepatuhan.</w:t>
            </w:r>
            <w:r w:rsidDel="00000000" w:rsidR="00000000" w:rsidRPr="00000000">
              <w:rPr>
                <w:rtl w:val="0"/>
              </w:rPr>
            </w:r>
          </w:p>
          <w:p w:rsidR="00000000" w:rsidDel="00000000" w:rsidP="00000000" w:rsidRDefault="00000000" w:rsidRPr="00000000" w14:paraId="000000D1">
            <w:pPr>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jangka panjang program pelatihan terhadap penurunan tingkat pelanggaran.</w:t>
            </w:r>
          </w:p>
        </w:tc>
      </w:tr>
      <w:tr>
        <w:trPr>
          <w:cantSplit w:val="0"/>
          <w:trHeight w:val="274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Merancang strategi pembelajaran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berkelanjutan (</w:t>
            </w:r>
            <w:r w:rsidDel="00000000" w:rsidR="00000000" w:rsidRPr="00000000">
              <w:rPr>
                <w:rFonts w:ascii="Calibri" w:cs="Calibri" w:eastAsia="Calibri" w:hAnsi="Calibri"/>
                <w:i w:val="1"/>
                <w:iCs w:val="1"/>
                <w:rtl w:val="0"/>
              </w:rPr>
              <w:t xml:space="preserve">continuous learning strategy</w:t>
            </w:r>
            <w:r w:rsidDel="00000000" w:rsidR="00000000" w:rsidRPr="00000000">
              <w:rPr>
                <w:rFonts w:ascii="Calibri" w:cs="Calibri" w:eastAsia="Calibri" w:hAnsi="Calibri"/>
                <w:rtl w:val="0"/>
              </w:rPr>
              <w:t xml:space="preserve">) untuk membentuk Budaya </w:t>
            </w:r>
            <w:r w:rsidDel="00000000" w:rsidR="00000000" w:rsidRPr="00000000">
              <w:rPr>
                <w:rFonts w:ascii="Calibri" w:cs="Calibri" w:eastAsia="Calibri" w:hAnsi="Calibri"/>
                <w:rtl w:val="0"/>
              </w:rPr>
              <w:t xml:space="preserve">Kepatuhan dan</w:t>
            </w:r>
            <w:r w:rsidDel="00000000" w:rsidR="00000000" w:rsidRPr="00000000">
              <w:rPr>
                <w:rFonts w:ascii="Calibri" w:cs="Calibri" w:eastAsia="Calibri" w:hAnsi="Calibri"/>
                <w:rtl w:val="0"/>
              </w:rPr>
              <w:t xml:space="preserve"> Hukum yang baik.</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5">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merancang arsitektur kurikulum kepatuhan terpadu bagi seluruh tingkatan jabatan bank.</w:t>
            </w:r>
          </w:p>
          <w:p w:rsidR="00000000" w:rsidDel="00000000" w:rsidP="00000000" w:rsidRDefault="00000000" w:rsidRPr="00000000" w14:paraId="000000D6">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menginspirasi dan membimbing para </w:t>
            </w:r>
            <w:r w:rsidDel="00000000" w:rsidR="00000000" w:rsidRPr="00000000">
              <w:rPr>
                <w:rFonts w:ascii="Calibri" w:cs="Calibri" w:eastAsia="Calibri" w:hAnsi="Calibri"/>
                <w:i w:val="1"/>
                <w:iCs w:val="1"/>
                <w:rtl w:val="0"/>
              </w:rPr>
              <w:t xml:space="preserve">subject matter expert</w:t>
            </w:r>
            <w:r w:rsidDel="00000000" w:rsidR="00000000" w:rsidRPr="00000000">
              <w:rPr>
                <w:rFonts w:ascii="Calibri" w:cs="Calibri" w:eastAsia="Calibri" w:hAnsi="Calibri"/>
                <w:rtl w:val="0"/>
              </w:rPr>
              <w:t xml:space="preserve"> dalam menyampaikan edukasi kepatuhan.</w:t>
            </w:r>
          </w:p>
        </w:tc>
      </w:tr>
    </w:tbl>
    <w:p w:rsidR="00000000" w:rsidDel="00000000" w:rsidP="00000000" w:rsidRDefault="00000000" w:rsidRPr="00000000" w14:paraId="000000D7">
      <w:pPr>
        <w:pStyle w:val="Heading2"/>
        <w:spacing w:after="80" w:before="360" w:line="300" w:lineRule="auto"/>
        <w:rPr>
          <w:rFonts w:ascii="Calibri" w:cs="Calibri" w:eastAsia="Calibri" w:hAnsi="Calibri"/>
          <w:sz w:val="29"/>
          <w:szCs w:val="29"/>
        </w:rPr>
      </w:pPr>
      <w:bookmarkStart w:colFirst="0" w:colLast="0" w:name="_heading=h.1fm477lw4x7p" w:id="1"/>
      <w:bookmarkEnd w:id="1"/>
      <w:r w:rsidDel="00000000" w:rsidR="00000000" w:rsidRPr="00000000">
        <w:rPr>
          <w:rFonts w:ascii="Calibri" w:cs="Calibri" w:eastAsia="Calibri" w:hAnsi="Calibri"/>
          <w:sz w:val="29"/>
          <w:szCs w:val="29"/>
          <w:rtl w:val="0"/>
        </w:rPr>
        <w:t xml:space="preserve">(GCL-06 B) Sosialisasi &amp; Pelatihan </w:t>
      </w:r>
      <w:r w:rsidDel="00000000" w:rsidR="00000000" w:rsidRPr="00000000">
        <w:rPr>
          <w:rFonts w:ascii="Calibri" w:cs="Calibri" w:eastAsia="Calibri" w:hAnsi="Calibri"/>
          <w:sz w:val="29"/>
          <w:szCs w:val="29"/>
          <w:rtl w:val="0"/>
        </w:rPr>
        <w:t xml:space="preserve">Aspek</w:t>
      </w:r>
      <w:r w:rsidDel="00000000" w:rsidR="00000000" w:rsidRPr="00000000">
        <w:rPr>
          <w:rFonts w:ascii="Calibri" w:cs="Calibri" w:eastAsia="Calibri" w:hAnsi="Calibri"/>
          <w:sz w:val="29"/>
          <w:szCs w:val="29"/>
          <w:rtl w:val="0"/>
        </w:rPr>
        <w:t xml:space="preserve"> </w:t>
      </w:r>
      <w:r w:rsidDel="00000000" w:rsidR="00000000" w:rsidRPr="00000000">
        <w:rPr>
          <w:rFonts w:ascii="Calibri" w:cs="Calibri" w:eastAsia="Calibri" w:hAnsi="Calibri"/>
          <w:sz w:val="29"/>
          <w:szCs w:val="29"/>
          <w:rtl w:val="0"/>
        </w:rPr>
        <w:t xml:space="preserve">Hukum </w:t>
      </w:r>
    </w:p>
    <w:p w:rsidR="00000000" w:rsidDel="00000000" w:rsidP="00000000" w:rsidRDefault="00000000" w:rsidRPr="00000000" w14:paraId="000000D8">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menyampaikan, dan mengevaluasi program edukasi, sosialisasi, dan pelatihan terkait ketentuan regulasi hukum guna meningkatkan kesadaran kepatuhan dan hukum insan bank.</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rHeight w:val="172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D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materi dasar hukum serta membantu penyiapan sarana sosialisasi.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C">
            <w:pPr>
              <w:numPr>
                <w:ilvl w:val="0"/>
                <w:numId w:val="107"/>
              </w:numPr>
              <w:spacing w:after="120" w:line="276" w:lineRule="auto"/>
              <w:ind w:left="300" w:hanging="360"/>
              <w:rPr/>
            </w:pPr>
            <w:r w:rsidDel="00000000" w:rsidR="00000000" w:rsidRPr="00000000">
              <w:rPr>
                <w:rFonts w:ascii="Calibri" w:cs="Calibri" w:eastAsia="Calibri" w:hAnsi="Calibri"/>
                <w:rtl w:val="0"/>
              </w:rPr>
              <w:t xml:space="preserve">Mampu menyiapkan bahan presentasi dan modul edukasi Hukum sesuai materi yang ditentukan.</w:t>
            </w:r>
            <w:r w:rsidDel="00000000" w:rsidR="00000000" w:rsidRPr="00000000">
              <w:rPr>
                <w:rtl w:val="0"/>
              </w:rPr>
            </w:r>
          </w:p>
          <w:p w:rsidR="00000000" w:rsidDel="00000000" w:rsidP="00000000" w:rsidRDefault="00000000" w:rsidRPr="00000000" w14:paraId="000000DD">
            <w:pPr>
              <w:numPr>
                <w:ilvl w:val="0"/>
                <w:numId w:val="107"/>
              </w:numPr>
              <w:spacing w:after="120" w:line="276" w:lineRule="auto"/>
              <w:ind w:left="300" w:hanging="360"/>
              <w:rPr/>
            </w:pPr>
            <w:r w:rsidDel="00000000" w:rsidR="00000000" w:rsidRPr="00000000">
              <w:rPr>
                <w:rFonts w:ascii="Calibri" w:cs="Calibri" w:eastAsia="Calibri" w:hAnsi="Calibri"/>
                <w:rtl w:val="0"/>
              </w:rPr>
              <w:t xml:space="preserve">Mampu mengelola administrasi dan rekapitulasi keikutsertaan peserta sosialisasi.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D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kebutuhan literasi hukum serta mampu menyampaikan materi sosialisasi dasar kepada pegawai baru/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1">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menyampaikan materi sosialisasi </w:t>
            </w:r>
            <w:r w:rsidDel="00000000" w:rsidR="00000000" w:rsidRPr="00000000">
              <w:rPr>
                <w:rFonts w:ascii="Calibri" w:cs="Calibri" w:eastAsia="Calibri" w:hAnsi="Calibri"/>
                <w:rtl w:val="0"/>
              </w:rPr>
              <w:t xml:space="preserve">hukum</w:t>
            </w:r>
            <w:r w:rsidDel="00000000" w:rsidR="00000000" w:rsidRPr="00000000">
              <w:rPr>
                <w:rFonts w:ascii="Calibri" w:cs="Calibri" w:eastAsia="Calibri" w:hAnsi="Calibri"/>
                <w:rtl w:val="0"/>
              </w:rPr>
              <w:t xml:space="preserve"> dasar dengan bahasa yang mudah dipahami.</w:t>
            </w:r>
          </w:p>
          <w:p w:rsidR="00000000" w:rsidDel="00000000" w:rsidP="00000000" w:rsidRDefault="00000000" w:rsidRPr="00000000" w14:paraId="000000E2">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menyusun instrumen evaluasi (</w:t>
            </w:r>
            <w:r w:rsidDel="00000000" w:rsidR="00000000" w:rsidRPr="00000000">
              <w:rPr>
                <w:rFonts w:ascii="Calibri" w:cs="Calibri" w:eastAsia="Calibri" w:hAnsi="Calibri"/>
                <w:i w:val="1"/>
                <w:iCs w:val="1"/>
                <w:rtl w:val="0"/>
              </w:rPr>
              <w:t xml:space="preserve">pre/post-test</w:t>
            </w:r>
            <w:r w:rsidDel="00000000" w:rsidR="00000000" w:rsidRPr="00000000">
              <w:rPr>
                <w:rFonts w:ascii="Calibri" w:cs="Calibri" w:eastAsia="Calibri" w:hAnsi="Calibri"/>
                <w:rtl w:val="0"/>
              </w:rPr>
              <w:t xml:space="preserve">) untuk mengukur pemahaman peserta.</w:t>
            </w:r>
          </w:p>
          <w:p w:rsidR="00000000" w:rsidDel="00000000" w:rsidP="00000000" w:rsidRDefault="00000000" w:rsidRPr="00000000" w14:paraId="000000E3">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merangkum dan menyebutkan pertanyaan-pertanyaan dan masukan peserta sebagai bahan perbaikan materi edukasi.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E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silabus, modul, dan membawakan pelatihan hukum secara mandiri dan interaktif.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7">
            <w:pPr>
              <w:numPr>
                <w:ilvl w:val="0"/>
                <w:numId w:val="111"/>
              </w:numPr>
              <w:spacing w:after="120" w:line="276" w:lineRule="auto"/>
              <w:ind w:left="300" w:hanging="360"/>
              <w:jc w:val="both"/>
              <w:rPr/>
            </w:pPr>
            <w:r w:rsidDel="00000000" w:rsidR="00000000" w:rsidRPr="00000000">
              <w:rPr>
                <w:rFonts w:ascii="Calibri" w:cs="Calibri" w:eastAsia="Calibri" w:hAnsi="Calibri"/>
                <w:rtl w:val="0"/>
              </w:rPr>
              <w:t xml:space="preserve">Mampu menyusun materi pelatihan Hukum yang dikaitkan dengan studi kasus operasional sehari-hari.</w:t>
            </w:r>
          </w:p>
          <w:p w:rsidR="00000000" w:rsidDel="00000000" w:rsidP="00000000" w:rsidRDefault="00000000" w:rsidRPr="00000000" w14:paraId="000000E8">
            <w:pPr>
              <w:numPr>
                <w:ilvl w:val="0"/>
                <w:numId w:val="111"/>
              </w:numPr>
              <w:spacing w:after="120" w:line="240" w:lineRule="auto"/>
              <w:ind w:left="300" w:hanging="360"/>
              <w:rPr/>
            </w:pPr>
            <w:r w:rsidDel="00000000" w:rsidR="00000000" w:rsidRPr="00000000">
              <w:rPr>
                <w:rFonts w:ascii="Calibri" w:cs="Calibri" w:eastAsia="Calibri" w:hAnsi="Calibri"/>
                <w:rtl w:val="0"/>
              </w:rPr>
              <w:t xml:space="preserve">Mampu memfasilitasi dan memberikan sesi pelatihan hukum dan merangsang diskusi aktif peserta.</w:t>
            </w:r>
          </w:p>
          <w:p w:rsidR="00000000" w:rsidDel="00000000" w:rsidP="00000000" w:rsidRDefault="00000000" w:rsidRPr="00000000" w14:paraId="000000E9">
            <w:pPr>
              <w:numPr>
                <w:ilvl w:val="0"/>
                <w:numId w:val="111"/>
              </w:numPr>
              <w:spacing w:after="120" w:line="240" w:lineRule="auto"/>
              <w:ind w:left="300" w:hanging="360"/>
              <w:rPr/>
            </w:pPr>
            <w:r w:rsidDel="00000000" w:rsidR="00000000" w:rsidRPr="00000000">
              <w:rPr>
                <w:rFonts w:ascii="Calibri" w:cs="Calibri" w:eastAsia="Calibri" w:hAnsi="Calibri"/>
                <w:rtl w:val="0"/>
              </w:rPr>
              <w:t xml:space="preserve">Mampu menganalisis dan menyimpulkan hasil evaluasi pemahaman peserta dan efektivitas pelaksanaan sosialisasi.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E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kebutuhan Sosialisasi/pelatihan  Hukum (</w:t>
            </w:r>
            <w:r w:rsidDel="00000000" w:rsidR="00000000" w:rsidRPr="00000000">
              <w:rPr>
                <w:rFonts w:ascii="Calibri" w:cs="Calibri" w:eastAsia="Calibri" w:hAnsi="Calibri"/>
                <w:i w:val="1"/>
                <w:iCs w:val="1"/>
                <w:rtl w:val="0"/>
              </w:rPr>
              <w:t xml:space="preserve">training needs analysis</w:t>
            </w:r>
            <w:r w:rsidDel="00000000" w:rsidR="00000000" w:rsidRPr="00000000">
              <w:rPr>
                <w:rFonts w:ascii="Calibri" w:cs="Calibri" w:eastAsia="Calibri" w:hAnsi="Calibri"/>
                <w:rtl w:val="0"/>
              </w:rPr>
              <w:t xml:space="preserve">) dan merancang program edukasi inovatif.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D">
            <w:pPr>
              <w:numPr>
                <w:ilvl w:val="0"/>
                <w:numId w:val="7"/>
              </w:numPr>
              <w:spacing w:after="120" w:line="240" w:lineRule="auto"/>
              <w:ind w:left="300" w:hanging="360"/>
              <w:rPr/>
            </w:pPr>
            <w:r w:rsidDel="00000000" w:rsidR="00000000" w:rsidRPr="00000000">
              <w:rPr>
                <w:rFonts w:ascii="Calibri" w:cs="Calibri" w:eastAsia="Calibri" w:hAnsi="Calibri"/>
                <w:rtl w:val="0"/>
              </w:rPr>
              <w:t xml:space="preserve">Mampu menganalisis dan menyimpulkan pemetaan area kelemahan pemahaman aspek Hukum di berbagai lini organisasi. </w:t>
            </w:r>
          </w:p>
          <w:p w:rsidR="00000000" w:rsidDel="00000000" w:rsidP="00000000" w:rsidRDefault="00000000" w:rsidRPr="00000000" w14:paraId="000000EE">
            <w:pPr>
              <w:numPr>
                <w:ilvl w:val="0"/>
                <w:numId w:val="7"/>
              </w:numPr>
              <w:spacing w:after="120" w:line="276" w:lineRule="auto"/>
              <w:ind w:left="300" w:hanging="360"/>
              <w:jc w:val="both"/>
              <w:rPr/>
            </w:pPr>
            <w:r w:rsidDel="00000000" w:rsidR="00000000" w:rsidRPr="00000000">
              <w:rPr>
                <w:rFonts w:ascii="Calibri" w:cs="Calibri" w:eastAsia="Calibri" w:hAnsi="Calibri"/>
                <w:rtl w:val="0"/>
              </w:rPr>
              <w:t xml:space="preserve">Mampu merancang program pelaksanaan pelatihan dengan melibatkan vendor sebagai narasumber dalam memberikan edukasi yang kompleks terkait hukum. </w:t>
            </w:r>
          </w:p>
          <w:p w:rsidR="00000000" w:rsidDel="00000000" w:rsidP="00000000" w:rsidRDefault="00000000" w:rsidRPr="00000000" w14:paraId="000000EF">
            <w:pPr>
              <w:numPr>
                <w:ilvl w:val="0"/>
                <w:numId w:val="7"/>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jangka panjang program pelatihan terhadap penurunan tingkat pelanggaran.</w:t>
            </w:r>
          </w:p>
        </w:tc>
      </w:tr>
      <w:tr>
        <w:trPr>
          <w:cantSplit w:val="0"/>
          <w:trHeight w:val="3980.62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F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pembelajaran hukum berkelanjutan (</w:t>
            </w:r>
            <w:r w:rsidDel="00000000" w:rsidR="00000000" w:rsidRPr="00000000">
              <w:rPr>
                <w:rFonts w:ascii="Calibri" w:cs="Calibri" w:eastAsia="Calibri" w:hAnsi="Calibri"/>
                <w:i w:val="1"/>
                <w:iCs w:val="1"/>
                <w:rtl w:val="0"/>
              </w:rPr>
              <w:t xml:space="preserve">continuous learning strategy</w:t>
            </w:r>
            <w:r w:rsidDel="00000000" w:rsidR="00000000" w:rsidRPr="00000000">
              <w:rPr>
                <w:rFonts w:ascii="Calibri" w:cs="Calibri" w:eastAsia="Calibri" w:hAnsi="Calibri"/>
                <w:rtl w:val="0"/>
              </w:rPr>
              <w:t xml:space="preserve">) untuk membentuk Budaya Hukum yang baik.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3">
            <w:pPr>
              <w:numPr>
                <w:ilvl w:val="0"/>
                <w:numId w:val="110"/>
              </w:numPr>
              <w:spacing w:after="120" w:line="240" w:lineRule="auto"/>
              <w:ind w:left="300" w:hanging="360"/>
              <w:rPr/>
            </w:pPr>
            <w:r w:rsidDel="00000000" w:rsidR="00000000" w:rsidRPr="00000000">
              <w:rPr>
                <w:rFonts w:ascii="Calibri" w:cs="Calibri" w:eastAsia="Calibri" w:hAnsi="Calibri"/>
                <w:rtl w:val="0"/>
              </w:rPr>
              <w:t xml:space="preserve">Mampu merancang arsitektur kurikulum sosialisasi dan pelatihan hukum dan hukum terpadu bagi seluruh tingkatan jabatan bank.</w:t>
            </w:r>
          </w:p>
          <w:p w:rsidR="00000000" w:rsidDel="00000000" w:rsidP="00000000" w:rsidRDefault="00000000" w:rsidRPr="00000000" w14:paraId="000000F4">
            <w:pPr>
              <w:numPr>
                <w:ilvl w:val="0"/>
                <w:numId w:val="110"/>
              </w:numPr>
              <w:spacing w:after="120" w:line="240" w:lineRule="auto"/>
              <w:ind w:left="300" w:hanging="360"/>
              <w:rPr/>
            </w:pPr>
            <w:r w:rsidDel="00000000" w:rsidR="00000000" w:rsidRPr="00000000">
              <w:rPr>
                <w:rFonts w:ascii="Calibri" w:cs="Calibri" w:eastAsia="Calibri" w:hAnsi="Calibri"/>
                <w:rtl w:val="0"/>
              </w:rPr>
              <w:t xml:space="preserve">Mampu menginspirasi dan membimbing para </w:t>
            </w:r>
            <w:r w:rsidDel="00000000" w:rsidR="00000000" w:rsidRPr="00000000">
              <w:rPr>
                <w:rFonts w:ascii="Calibri" w:cs="Calibri" w:eastAsia="Calibri" w:hAnsi="Calibri"/>
                <w:i w:val="1"/>
                <w:iCs w:val="1"/>
                <w:rtl w:val="0"/>
              </w:rPr>
              <w:t xml:space="preserve">subject matter expert</w:t>
            </w:r>
            <w:r w:rsidDel="00000000" w:rsidR="00000000" w:rsidRPr="00000000">
              <w:rPr>
                <w:rFonts w:ascii="Calibri" w:cs="Calibri" w:eastAsia="Calibri" w:hAnsi="Calibri"/>
                <w:rtl w:val="0"/>
              </w:rPr>
              <w:t xml:space="preserve"> dalam menyampaikan edukasi hukum.</w:t>
            </w:r>
          </w:p>
        </w:tc>
      </w:tr>
    </w:tbl>
    <w:p w:rsidR="00000000" w:rsidDel="00000000" w:rsidP="00000000" w:rsidRDefault="00000000" w:rsidRPr="00000000" w14:paraId="000000F5">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(GCL-07) Pengelolaan Hubungan Kelembagaan dengan Regulator (</w:t>
      </w:r>
      <w:r w:rsidDel="00000000" w:rsidR="00000000" w:rsidRPr="00000000">
        <w:rPr>
          <w:rFonts w:ascii="Calibri" w:cs="Calibri" w:eastAsia="Calibri" w:hAnsi="Calibri"/>
          <w:i w:val="1"/>
          <w:iCs w:val="1"/>
          <w:sz w:val="29"/>
          <w:szCs w:val="29"/>
          <w:rtl w:val="0"/>
        </w:rPr>
        <w:t xml:space="preserve">Regulator Relations</w:t>
      </w:r>
      <w:r w:rsidDel="00000000" w:rsidR="00000000" w:rsidRPr="00000000">
        <w:rPr>
          <w:rFonts w:ascii="Calibri" w:cs="Calibri" w:eastAsia="Calibri" w:hAnsi="Calibri"/>
          <w:sz w:val="29"/>
          <w:szCs w:val="29"/>
          <w:rtl w:val="0"/>
        </w:rPr>
        <w:t xml:space="preserve">)</w:t>
      </w:r>
    </w:p>
    <w:p w:rsidR="00000000" w:rsidDel="00000000" w:rsidP="00000000" w:rsidRDefault="00000000" w:rsidRPr="00000000" w14:paraId="000000F6">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membina, memelihara, dan mengelola komunikasi serta hubungan kerja yang konstruktif dan profesional dengan lembaga pengawas dan pengatur (OJK, BI, PPATK, LPS, dll.). </w:t>
      </w:r>
    </w:p>
    <w:tbl>
      <w:tblPr>
        <w:tblStyle w:val="Table8"/>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F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F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kewenangan masing-masing regulator perbankan dan mengelola administrasi korespondensi regulator.</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F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A">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mendokumentasikan surat masuk dan keluar dari/kepada lembaga regulator secara rapi.</w:t>
            </w:r>
          </w:p>
          <w:p w:rsidR="00000000" w:rsidDel="00000000" w:rsidP="00000000" w:rsidRDefault="00000000" w:rsidRPr="00000000" w14:paraId="000000FB">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menentukan dan menyebutkan batas waktu (</w:t>
            </w:r>
            <w:r w:rsidDel="00000000" w:rsidR="00000000" w:rsidRPr="00000000">
              <w:rPr>
                <w:rFonts w:ascii="Calibri" w:cs="Calibri" w:eastAsia="Calibri" w:hAnsi="Calibri"/>
                <w:i w:val="1"/>
                <w:iCs w:val="1"/>
                <w:rtl w:val="0"/>
              </w:rPr>
              <w:t xml:space="preserve">deadline</w:t>
            </w:r>
            <w:r w:rsidDel="00000000" w:rsidR="00000000" w:rsidRPr="00000000">
              <w:rPr>
                <w:rFonts w:ascii="Calibri" w:cs="Calibri" w:eastAsia="Calibri" w:hAnsi="Calibri"/>
                <w:rtl w:val="0"/>
              </w:rPr>
              <w:t xml:space="preserve">) penyampaian tanggapan atau laporan regulator.</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F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F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tata cara berkomunikasi profesional dengan pejabat/ staf regulator serta menyiapkan bahan audiensi.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F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F">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berkoordinasi dengan unit internal untuk mengumpulkan tanggapan atas pertanyaan regulator.</w:t>
            </w:r>
          </w:p>
          <w:p w:rsidR="00000000" w:rsidDel="00000000" w:rsidP="00000000" w:rsidRDefault="00000000" w:rsidRPr="00000000" w14:paraId="00000100">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menyusun draf surat balasan resmi kepada regulator sesuai kaidah etika dan regulasi.</w:t>
            </w:r>
          </w:p>
          <w:p w:rsidR="00000000" w:rsidDel="00000000" w:rsidP="00000000" w:rsidRDefault="00000000" w:rsidRPr="00000000" w14:paraId="00000101">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mendampingi proses penerimaan kunjungan atau koordinasi rutin dengan staf regulator.</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0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hubungan komunikasi dua arah dengan regulator secara mandiri, proaktif, dan proporsional.</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0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5">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memfasilitasi pertemuan rapat koordinasi antara pimpinan unit kerja dengan regulator.</w:t>
            </w:r>
          </w:p>
          <w:p w:rsidR="00000000" w:rsidDel="00000000" w:rsidP="00000000" w:rsidRDefault="00000000" w:rsidRPr="00000000" w14:paraId="00000106">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mengkomunikasikan kendala operasional bank kepada regulator secara persuasif dan diplomatis.</w:t>
            </w:r>
          </w:p>
          <w:p w:rsidR="00000000" w:rsidDel="00000000" w:rsidP="00000000" w:rsidRDefault="00000000" w:rsidRPr="00000000" w14:paraId="00000107">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memantau dan menyimpulkan pemenuhan komitmen bank yang diminta oleh regulator.</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0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ekspektasi regulator, mengelola isu sensitif regulator, serta membangun kolaborasi strategis.</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0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B">
            <w:pPr>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menganalisis dan menyimpulkan arah kebijakan pengawasan regulator dan mengantisipasi implikasinya pada bank.</w:t>
            </w:r>
          </w:p>
          <w:p w:rsidR="00000000" w:rsidDel="00000000" w:rsidP="00000000" w:rsidRDefault="00000000" w:rsidRPr="00000000" w14:paraId="0000010C">
            <w:pPr>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memimpin negosiasi dan diplomasi terkait penyelesaian masalah regulasi bernilai tinggi.</w:t>
            </w:r>
          </w:p>
          <w:p w:rsidR="00000000" w:rsidDel="00000000" w:rsidP="00000000" w:rsidRDefault="00000000" w:rsidRPr="00000000" w14:paraId="0000010D">
            <w:pPr>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menjalin kemitraan strategis dengan regulator dalam proyek percontohan (</w:t>
            </w:r>
            <w:r w:rsidDel="00000000" w:rsidR="00000000" w:rsidRPr="00000000">
              <w:rPr>
                <w:rFonts w:ascii="Calibri" w:cs="Calibri" w:eastAsia="Calibri" w:hAnsi="Calibri"/>
                <w:i w:val="1"/>
                <w:iCs w:val="1"/>
                <w:rtl w:val="0"/>
              </w:rPr>
              <w:t xml:space="preserve">sandbox/pilot project</w:t>
            </w:r>
            <w:r w:rsidDel="00000000" w:rsidR="00000000" w:rsidRPr="00000000">
              <w:rPr>
                <w:rFonts w:ascii="Calibri" w:cs="Calibri" w:eastAsia="Calibri" w:hAnsi="Calibri"/>
                <w:rtl w:val="0"/>
              </w:rPr>
              <w:t xml:space="preserve">).</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0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kemitraan kelembagaan tingkat tinggi yang menempatkan bank sebagai mitra terpercaya regulator.</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1">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merumuskan strategi diplomasi kelembagaan tingkat tinggi (</w:t>
            </w:r>
            <w:r w:rsidDel="00000000" w:rsidR="00000000" w:rsidRPr="00000000">
              <w:rPr>
                <w:rFonts w:ascii="Calibri" w:cs="Calibri" w:eastAsia="Calibri" w:hAnsi="Calibri"/>
                <w:i w:val="1"/>
                <w:iCs w:val="1"/>
                <w:rtl w:val="0"/>
              </w:rPr>
              <w:t xml:space="preserve">board-level regulator engagement</w:t>
            </w:r>
            <w:r w:rsidDel="00000000" w:rsidR="00000000" w:rsidRPr="00000000">
              <w:rPr>
                <w:rFonts w:ascii="Calibri" w:cs="Calibri" w:eastAsia="Calibri" w:hAnsi="Calibri"/>
                <w:rtl w:val="0"/>
              </w:rPr>
              <w:t xml:space="preserve">).</w:t>
            </w:r>
          </w:p>
          <w:p w:rsidR="00000000" w:rsidDel="00000000" w:rsidP="00000000" w:rsidRDefault="00000000" w:rsidRPr="00000000" w14:paraId="00000112">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membangun reputasi kelembagaan bank yang unggul di mata otoritas pengawas nasional/internasional.</w:t>
            </w:r>
          </w:p>
        </w:tc>
      </w:tr>
    </w:tbl>
    <w:p w:rsidR="00000000" w:rsidDel="00000000" w:rsidP="00000000" w:rsidRDefault="00000000" w:rsidRPr="00000000" w14:paraId="00000113">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(GCL-08) Penyusunan &amp; Penyampaian Laporan Kepatuhan Perbankan</w:t>
      </w:r>
    </w:p>
    <w:p w:rsidR="00000000" w:rsidDel="00000000" w:rsidP="00000000" w:rsidRDefault="00000000" w:rsidRPr="00000000" w14:paraId="00000114">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mengumpulkan data, menyusun, memverifikasi, dan menyampaikan laporan berkala maupun insidental terkait kepatuhan kepada manajemen dan regulator secara akurat dan tepat waktu.</w:t>
      </w:r>
    </w:p>
    <w:tbl>
      <w:tblPr>
        <w:tblStyle w:val="Table9"/>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1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mentah (</w:t>
            </w:r>
            <w:r w:rsidDel="00000000" w:rsidR="00000000" w:rsidRPr="00000000">
              <w:rPr>
                <w:rFonts w:ascii="Calibri" w:cs="Calibri" w:eastAsia="Calibri" w:hAnsi="Calibri"/>
                <w:i w:val="1"/>
                <w:iCs w:val="1"/>
                <w:rtl w:val="0"/>
              </w:rPr>
              <w:t xml:space="preserve">raw data</w:t>
            </w:r>
            <w:r w:rsidDel="00000000" w:rsidR="00000000" w:rsidRPr="00000000">
              <w:rPr>
                <w:rFonts w:ascii="Calibri" w:cs="Calibri" w:eastAsia="Calibri" w:hAnsi="Calibri"/>
                <w:rtl w:val="0"/>
              </w:rPr>
              <w:t xml:space="preserve">) kepatuhan dan merekapitulasi format laporan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8">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kuantitatif kepatuhan dari berbagai unit kerja bisnis/operasional.</w:t>
            </w:r>
          </w:p>
          <w:p w:rsidR="00000000" w:rsidDel="00000000" w:rsidP="00000000" w:rsidRDefault="00000000" w:rsidRPr="00000000" w14:paraId="00000119">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menginput data ke dalam </w:t>
            </w:r>
            <w:r w:rsidDel="00000000" w:rsidR="00000000" w:rsidRPr="00000000">
              <w:rPr>
                <w:rFonts w:ascii="Calibri" w:cs="Calibri" w:eastAsia="Calibri" w:hAnsi="Calibri"/>
                <w:i w:val="1"/>
                <w:iCs w:val="1"/>
                <w:rtl w:val="0"/>
              </w:rPr>
              <w:t xml:space="preserve">template</w:t>
            </w:r>
            <w:r w:rsidDel="00000000" w:rsidR="00000000" w:rsidRPr="00000000">
              <w:rPr>
                <w:rFonts w:ascii="Calibri" w:cs="Calibri" w:eastAsia="Calibri" w:hAnsi="Calibri"/>
                <w:rtl w:val="0"/>
              </w:rPr>
              <w:t xml:space="preserve"> laporan kepatuhan rutin sesuai instruksi.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1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ketentuan jenis-jenis laporan kepatuhan, jadwal penyampaian, dan memvalidasi keakuratan data.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D">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memverifikasi dan menyimpulkan keabsahan dan keakuratan data laporan kepatuhan yang diterima.</w:t>
            </w:r>
          </w:p>
          <w:p w:rsidR="00000000" w:rsidDel="00000000" w:rsidP="00000000" w:rsidRDefault="00000000" w:rsidRPr="00000000" w14:paraId="0000011E">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menyusun draf awal laporan kepatuhan bulanan/triwulanan internal.</w:t>
            </w:r>
          </w:p>
          <w:p w:rsidR="00000000" w:rsidDel="00000000" w:rsidP="00000000" w:rsidRDefault="00000000" w:rsidRPr="00000000" w14:paraId="0000011F">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mengoperasikan sistem pelaporan elektronik regulator (APOLO, SILO, dll</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secara baik.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2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Menyusun dan mengonsolidasikan Laporan Pelaksanaan Fungsi Kepatuhan serta Laporan Tata Kelola (GCG)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3">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menyusun Laporan Pelaksanaan Fungsi Kepatuhan berkala untuk regulator dan Direksi.</w:t>
            </w:r>
          </w:p>
          <w:p w:rsidR="00000000" w:rsidDel="00000000" w:rsidP="00000000" w:rsidRDefault="00000000" w:rsidRPr="00000000" w14:paraId="00000124">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menyusun analisis naratif yang tajam mengenai perkembangan risiko kepatuhan dalam laporan.</w:t>
            </w:r>
          </w:p>
          <w:p w:rsidR="00000000" w:rsidDel="00000000" w:rsidP="00000000" w:rsidRDefault="00000000" w:rsidRPr="00000000" w14:paraId="00000125">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memastikan seluruh laporan kepatuhan terkirim tepat waktu tanpa ada keterlambatan.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2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substansi laporan kepatuhan secara kritis, menilai tren kepatuhan, serta menyajikan </w:t>
            </w:r>
            <w:r w:rsidDel="00000000" w:rsidR="00000000" w:rsidRPr="00000000">
              <w:rPr>
                <w:rFonts w:ascii="Calibri" w:cs="Calibri" w:eastAsia="Calibri" w:hAnsi="Calibri"/>
                <w:i w:val="1"/>
                <w:iCs w:val="1"/>
                <w:rtl w:val="0"/>
              </w:rPr>
              <w:t xml:space="preserve">insight</w:t>
            </w:r>
            <w:r w:rsidDel="00000000" w:rsidR="00000000" w:rsidRPr="00000000">
              <w:rPr>
                <w:rFonts w:ascii="Calibri" w:cs="Calibri" w:eastAsia="Calibri" w:hAnsi="Calibri"/>
                <w:rtl w:val="0"/>
              </w:rPr>
              <w:t xml:space="preserve"> bagi manajemen.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9">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menganalisis dan menyimpulkan tren data kepatuhan korporasi untuk memprediksi potensi risiko masa depan.</w:t>
            </w:r>
          </w:p>
          <w:p w:rsidR="00000000" w:rsidDel="00000000" w:rsidP="00000000" w:rsidRDefault="00000000" w:rsidRPr="00000000" w14:paraId="0000012A">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mengevaluasi dan menyimpulkan kualitas dan konsistensi penyajian laporan kepatuhan konsolidasi.</w:t>
            </w:r>
          </w:p>
          <w:p w:rsidR="00000000" w:rsidDel="00000000" w:rsidP="00000000" w:rsidRDefault="00000000" w:rsidRPr="00000000" w14:paraId="0000012B">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menyajikan laporan kepatuhan yang informatif dan strategis bagi Komite Pemantau Risiko/Direksi.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2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arsitektur sistem pelaporan kepatuhan terpadu dan menjamin kredibilitas laporan kepatuhan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F">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merancang efisiensi dan otomatisasi alur kerja pelaporan kepatuhan (</w:t>
            </w:r>
            <w:r w:rsidDel="00000000" w:rsidR="00000000" w:rsidRPr="00000000">
              <w:rPr>
                <w:rFonts w:ascii="Calibri" w:cs="Calibri" w:eastAsia="Calibri" w:hAnsi="Calibri"/>
                <w:i w:val="1"/>
                <w:iCs w:val="1"/>
                <w:rtl w:val="0"/>
              </w:rPr>
              <w:t xml:space="preserve">compliance reporting automation</w:t>
            </w:r>
            <w:r w:rsidDel="00000000" w:rsidR="00000000" w:rsidRPr="00000000">
              <w:rPr>
                <w:rFonts w:ascii="Calibri" w:cs="Calibri" w:eastAsia="Calibri" w:hAnsi="Calibri"/>
                <w:rtl w:val="0"/>
              </w:rPr>
              <w:t xml:space="preserve">).</w:t>
            </w:r>
          </w:p>
          <w:p w:rsidR="00000000" w:rsidDel="00000000" w:rsidP="00000000" w:rsidRDefault="00000000" w:rsidRPr="00000000" w14:paraId="00000130">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mempertanggungjawabkan akuntabilitas dan validitas seluruh laporan kepatuhan bank di hadapan otoritas.</w:t>
            </w:r>
          </w:p>
          <w:p w:rsidR="00000000" w:rsidDel="00000000" w:rsidP="00000000" w:rsidRDefault="00000000" w:rsidRPr="00000000" w14:paraId="00000131">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merumuskan kebijakan tata kelola data kepatuhan strategis serta memitigasi risiko ketidakpatuhan secara proaktif dan holistik di tingkat korporasi.</w:t>
            </w:r>
          </w:p>
        </w:tc>
      </w:tr>
    </w:tbl>
    <w:p w:rsidR="00000000" w:rsidDel="00000000" w:rsidP="00000000" w:rsidRDefault="00000000" w:rsidRPr="00000000" w14:paraId="00000132">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133">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(GCL-09) </w:t>
      </w:r>
      <w:r w:rsidDel="00000000" w:rsidR="00000000" w:rsidRPr="00000000">
        <w:rPr>
          <w:rFonts w:ascii="Calibri" w:cs="Calibri" w:eastAsia="Calibri" w:hAnsi="Calibri"/>
          <w:sz w:val="29"/>
          <w:szCs w:val="29"/>
          <w:rtl w:val="0"/>
        </w:rPr>
        <w:t xml:space="preserve">Pendampingan Hukum/Pemeriksaan oleh Aparat Penegak Hukum </w:t>
      </w:r>
      <w:r w:rsidDel="00000000" w:rsidR="00000000" w:rsidRPr="00000000">
        <w:rPr>
          <w:rtl w:val="0"/>
        </w:rPr>
      </w:r>
    </w:p>
    <w:p w:rsidR="00000000" w:rsidDel="00000000" w:rsidP="00000000" w:rsidRDefault="00000000" w:rsidRPr="00000000" w14:paraId="00000134">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mengkoordinasikan, mendampingi, dan </w:t>
      </w:r>
      <w:r w:rsidDel="00000000" w:rsidR="00000000" w:rsidRPr="00000000">
        <w:rPr>
          <w:rFonts w:ascii="Calibri" w:cs="Calibri" w:eastAsia="Calibri" w:hAnsi="Calibri"/>
          <w:rtl w:val="0"/>
        </w:rPr>
        <w:t xml:space="preserve">melaporkan hasil pelaksanaan pemeriksaan oleh Aparat Penegak Hukum (Kepolisian, Kejaksaan, Majelis Hukum, dsb).</w:t>
      </w:r>
      <w:r w:rsidDel="00000000" w:rsidR="00000000" w:rsidRPr="00000000">
        <w:rPr>
          <w:rFonts w:ascii="Calibri" w:cs="Calibri" w:eastAsia="Calibri" w:hAnsi="Calibri"/>
          <w:color w:val="ff0000"/>
          <w:rtl w:val="0"/>
        </w:rPr>
        <w:t xml:space="preserve"> </w:t>
      </w:r>
      <w:r w:rsidDel="00000000" w:rsidR="00000000" w:rsidRPr="00000000">
        <w:rPr>
          <w:rtl w:val="0"/>
        </w:rPr>
      </w:r>
    </w:p>
    <w:tbl>
      <w:tblPr>
        <w:tblStyle w:val="Table1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3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Mengelola administrasi dan penyediaan dokumen apabila dibutuhkan oleh Aparat Penegak Hukum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8">
            <w:pPr>
              <w:numPr>
                <w:ilvl w:val="0"/>
                <w:numId w:val="33"/>
              </w:numPr>
              <w:spacing w:after="120" w:line="276" w:lineRule="auto"/>
              <w:ind w:left="300" w:hanging="360"/>
              <w:rPr/>
            </w:pPr>
            <w:r w:rsidDel="00000000" w:rsidR="00000000" w:rsidRPr="00000000">
              <w:rPr>
                <w:rFonts w:ascii="Calibri" w:cs="Calibri" w:eastAsia="Calibri" w:hAnsi="Calibri"/>
                <w:rtl w:val="0"/>
              </w:rPr>
              <w:t xml:space="preserve">Mampu memahami maksud dari pemeriksaan/permintaan keterangan yang dilakukan oleh Aparat Penegak Hukum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39">
            <w:pPr>
              <w:numPr>
                <w:ilvl w:val="0"/>
                <w:numId w:val="33"/>
              </w:numPr>
              <w:spacing w:after="120" w:line="240" w:lineRule="auto"/>
              <w:ind w:left="300" w:hanging="360"/>
              <w:rPr/>
            </w:pPr>
            <w:r w:rsidDel="00000000" w:rsidR="00000000" w:rsidRPr="00000000">
              <w:rPr>
                <w:rFonts w:ascii="Calibri" w:cs="Calibri" w:eastAsia="Calibri" w:hAnsi="Calibri"/>
                <w:rtl w:val="0"/>
              </w:rPr>
              <w:t xml:space="preserve">Mampu memastikan pemeriksaan berjalan sesuai ketentuan hukum dan peraturan perundang-undangan yang berlaku.</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3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ruang lingkup pemeriksaan dan membantu koordinas</w:t>
            </w:r>
            <w:r w:rsidDel="00000000" w:rsidR="00000000" w:rsidRPr="00000000">
              <w:rPr>
                <w:rFonts w:ascii="Calibri" w:cs="Calibri" w:eastAsia="Calibri" w:hAnsi="Calibri"/>
                <w:rtl w:val="0"/>
              </w:rPr>
              <w:t xml:space="preserve">i </w:t>
            </w:r>
            <w:r w:rsidDel="00000000" w:rsidR="00000000" w:rsidRPr="00000000">
              <w:rPr>
                <w:rFonts w:ascii="Calibri" w:cs="Calibri" w:eastAsia="Calibri" w:hAnsi="Calibri"/>
                <w:rtl w:val="0"/>
              </w:rPr>
              <w:t xml:space="preserve">pemenuhan kebutuhan permintaan data/dokumen dari Aparat Penegak Hukum</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D">
            <w:pPr>
              <w:numPr>
                <w:ilvl w:val="0"/>
                <w:numId w:val="100"/>
              </w:numPr>
              <w:spacing w:after="120" w:line="276" w:lineRule="auto"/>
              <w:ind w:left="300" w:hanging="360"/>
              <w:rPr/>
            </w:pPr>
            <w:r w:rsidDel="00000000" w:rsidR="00000000" w:rsidRPr="00000000">
              <w:rPr>
                <w:rFonts w:ascii="Calibri" w:cs="Calibri" w:eastAsia="Calibri" w:hAnsi="Calibri"/>
                <w:rtl w:val="0"/>
              </w:rPr>
              <w:t xml:space="preserve">Mampu melakukan pengecekan awal kelengkapan dokumen sebelum diserahkan ke Aparat Penegak Hukum. </w:t>
            </w:r>
            <w:r w:rsidDel="00000000" w:rsidR="00000000" w:rsidRPr="00000000">
              <w:rPr>
                <w:rtl w:val="0"/>
              </w:rPr>
            </w:r>
          </w:p>
          <w:p w:rsidR="00000000" w:rsidDel="00000000" w:rsidP="00000000" w:rsidRDefault="00000000" w:rsidRPr="00000000" w14:paraId="0000013E">
            <w:pPr>
              <w:numPr>
                <w:ilvl w:val="0"/>
                <w:numId w:val="100"/>
              </w:numPr>
              <w:spacing w:after="120" w:line="276" w:lineRule="auto"/>
              <w:ind w:left="300" w:hanging="360"/>
              <w:rPr/>
            </w:pPr>
            <w:r w:rsidDel="00000000" w:rsidR="00000000" w:rsidRPr="00000000">
              <w:rPr>
                <w:rFonts w:ascii="Calibri" w:cs="Calibri" w:eastAsia="Calibri" w:hAnsi="Calibri"/>
                <w:rtl w:val="0"/>
              </w:rPr>
              <w:t xml:space="preserve">Mampu Menyajikan Dokumen yang diberikan tidak terdapat ketentuan Rahasia Bank maupun ketentuan Perundang-Undangan yang dilanggar. </w:t>
            </w:r>
            <w:r w:rsidDel="00000000" w:rsidR="00000000" w:rsidRPr="00000000">
              <w:rPr>
                <w:rtl w:val="0"/>
              </w:rPr>
            </w:r>
          </w:p>
          <w:p w:rsidR="00000000" w:rsidDel="00000000" w:rsidP="00000000" w:rsidRDefault="00000000" w:rsidRPr="00000000" w14:paraId="0000013F">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mendokumentasikan bahwa permintaan dokumen telah mengakomodir permintaan dari Aparat Penegak Hukum sesuai dengan ruang lingkup pemeriksaan atau perkara.</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4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Mendampingi jalannya pemeriksaan oleh Aparat Penegak Hukum serta memberikan tanggapan apabila diperlukan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3">
            <w:pPr>
              <w:numPr>
                <w:ilvl w:val="0"/>
                <w:numId w:val="28"/>
              </w:numPr>
              <w:spacing w:after="120" w:line="276" w:lineRule="auto"/>
              <w:ind w:left="300" w:hanging="360"/>
              <w:rPr/>
            </w:pPr>
            <w:r w:rsidDel="00000000" w:rsidR="00000000" w:rsidRPr="00000000">
              <w:rPr>
                <w:rFonts w:ascii="Calibri" w:cs="Calibri" w:eastAsia="Calibri" w:hAnsi="Calibri"/>
                <w:rtl w:val="0"/>
              </w:rPr>
              <w:t xml:space="preserve">Mampu memfasilitasi Aparat Penegak Hukum dalam melakukan proses pemeriksaan untuk mengkoordinasikan dengan pegawai terkait terhadap pemenuhan pemanggilan sebagai saksi/permintaan keterangan oleh Aparat Penegak Hukum. </w:t>
            </w:r>
            <w:r w:rsidDel="00000000" w:rsidR="00000000" w:rsidRPr="00000000">
              <w:rPr>
                <w:rtl w:val="0"/>
              </w:rPr>
            </w:r>
          </w:p>
          <w:p w:rsidR="00000000" w:rsidDel="00000000" w:rsidP="00000000" w:rsidRDefault="00000000" w:rsidRPr="00000000" w14:paraId="00000144">
            <w:pPr>
              <w:numPr>
                <w:ilvl w:val="0"/>
                <w:numId w:val="28"/>
              </w:numPr>
              <w:spacing w:after="120" w:line="276" w:lineRule="auto"/>
              <w:ind w:left="300" w:hanging="360"/>
              <w:rPr/>
            </w:pPr>
            <w:r w:rsidDel="00000000" w:rsidR="00000000" w:rsidRPr="00000000">
              <w:rPr>
                <w:rFonts w:ascii="Calibri" w:cs="Calibri" w:eastAsia="Calibri" w:hAnsi="Calibri"/>
                <w:rtl w:val="0"/>
              </w:rPr>
              <w:t xml:space="preserve">Mampu menyusun Laporan atas Hasil Pemeriksaan oleh Aparat Penegak Hukum.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45">
            <w:pPr>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memberikan saran hukum terkait permasalahan yang sedang berproses sebagai langkah mitigasi untuk menghindari permasalahan hukum yang berulang dikemudian hari.</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4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 /menegosiasikan</w:t>
            </w:r>
            <w:r w:rsidDel="00000000" w:rsidR="00000000" w:rsidRPr="00000000">
              <w:rPr>
                <w:rFonts w:ascii="Calibri" w:cs="Calibri" w:eastAsia="Calibri" w:hAnsi="Calibri"/>
                <w:rtl w:val="0"/>
              </w:rPr>
              <w:t xml:space="preserve"> teknis pemeriksaan/penyelesaian perkara.</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9">
            <w:pPr>
              <w:numPr>
                <w:ilvl w:val="0"/>
                <w:numId w:val="49"/>
              </w:numPr>
              <w:spacing w:after="120" w:line="276" w:lineRule="auto"/>
              <w:ind w:left="300" w:hanging="360"/>
              <w:rPr/>
            </w:pPr>
            <w:r w:rsidDel="00000000" w:rsidR="00000000" w:rsidRPr="00000000">
              <w:rPr>
                <w:rFonts w:ascii="Calibri" w:cs="Calibri" w:eastAsia="Calibri" w:hAnsi="Calibri"/>
                <w:rtl w:val="0"/>
              </w:rPr>
              <w:t xml:space="preserve">Mampu menganalisis dan menyimpulkan terkait penyelesaian perkara hukum yang sedang berproses sesuai dengan ketentuan hukum dan peraturan perundang-undangan yang berlaku. </w:t>
            </w:r>
            <w:r w:rsidDel="00000000" w:rsidR="00000000" w:rsidRPr="00000000">
              <w:rPr>
                <w:rtl w:val="0"/>
              </w:rPr>
            </w:r>
          </w:p>
          <w:p w:rsidR="00000000" w:rsidDel="00000000" w:rsidP="00000000" w:rsidRDefault="00000000" w:rsidRPr="00000000" w14:paraId="0000014A">
            <w:pPr>
              <w:numPr>
                <w:ilvl w:val="0"/>
                <w:numId w:val="49"/>
              </w:numPr>
              <w:spacing w:after="120" w:line="276" w:lineRule="auto"/>
              <w:ind w:left="300" w:hanging="360"/>
              <w:rPr/>
            </w:pPr>
            <w:r w:rsidDel="00000000" w:rsidR="00000000" w:rsidRPr="00000000">
              <w:rPr>
                <w:rFonts w:ascii="Calibri" w:cs="Calibri" w:eastAsia="Calibri" w:hAnsi="Calibri"/>
                <w:rtl w:val="0"/>
              </w:rPr>
              <w:t xml:space="preserve">Mampu memimpin pembahasan teknis dengan unit kerja terkait untuk membahas penyelesaian kasus/perkara hukum yang sementara berproses pada Aparat Penegak Hukum. </w:t>
            </w:r>
            <w:r w:rsidDel="00000000" w:rsidR="00000000" w:rsidRPr="00000000">
              <w:rPr>
                <w:rtl w:val="0"/>
              </w:rPr>
            </w:r>
          </w:p>
          <w:p w:rsidR="00000000" w:rsidDel="00000000" w:rsidP="00000000" w:rsidRDefault="00000000" w:rsidRPr="00000000" w14:paraId="0000014B">
            <w:pPr>
              <w:numPr>
                <w:ilvl w:val="0"/>
                <w:numId w:val="49"/>
              </w:numPr>
              <w:spacing w:after="120" w:line="240" w:lineRule="auto"/>
              <w:ind w:left="300" w:hanging="360"/>
              <w:rPr/>
            </w:pPr>
            <w:r w:rsidDel="00000000" w:rsidR="00000000" w:rsidRPr="00000000">
              <w:rPr>
                <w:rFonts w:ascii="Calibri" w:cs="Calibri" w:eastAsia="Calibri" w:hAnsi="Calibri"/>
                <w:rtl w:val="0"/>
              </w:rPr>
              <w:t xml:space="preserve">Mampu mengawasi dan menyimpulkan status/progress perkara serta pelaksanaan tindak lanjut hingga dinyatakan perkara hukum selesai.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4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Menyarankan strategi penyelesaian perkara untuk meminimalisir risiko hukum terhadap reputasi bank.</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F">
            <w:pPr>
              <w:numPr>
                <w:ilvl w:val="0"/>
                <w:numId w:val="11"/>
              </w:numPr>
              <w:spacing w:after="120" w:line="276" w:lineRule="auto"/>
              <w:ind w:left="300" w:hanging="360"/>
              <w:rPr/>
            </w:pPr>
            <w:r w:rsidDel="00000000" w:rsidR="00000000" w:rsidRPr="00000000">
              <w:rPr>
                <w:rFonts w:ascii="Calibri" w:cs="Calibri" w:eastAsia="Calibri" w:hAnsi="Calibri"/>
                <w:rtl w:val="0"/>
              </w:rPr>
              <w:t xml:space="preserve">Mampu menjalin komunikasi persuasif dengan Aparat Penegak Hukum dengan merumuskan solusi dan strategi penyelesaian perkara. </w:t>
            </w:r>
            <w:r w:rsidDel="00000000" w:rsidR="00000000" w:rsidRPr="00000000">
              <w:rPr>
                <w:rtl w:val="0"/>
              </w:rPr>
            </w:r>
          </w:p>
          <w:p w:rsidR="00000000" w:rsidDel="00000000" w:rsidP="00000000" w:rsidRDefault="00000000" w:rsidRPr="00000000" w14:paraId="00000150">
            <w:pPr>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merumuskan dan merekomendasikan strategi hukum serta langkah penyelesaian perkara guna memitigasi risiko hukum serta melindungi reputasi bank. </w:t>
            </w:r>
            <w:r w:rsidDel="00000000" w:rsidR="00000000" w:rsidRPr="00000000">
              <w:rPr>
                <w:rtl w:val="0"/>
              </w:rPr>
            </w:r>
          </w:p>
        </w:tc>
      </w:tr>
    </w:tbl>
    <w:p w:rsidR="00000000" w:rsidDel="00000000" w:rsidP="00000000" w:rsidRDefault="00000000" w:rsidRPr="00000000" w14:paraId="00000151">
      <w:pPr>
        <w:pStyle w:val="Heading2"/>
        <w:spacing w:after="80" w:before="360" w:line="300" w:lineRule="auto"/>
        <w:rPr>
          <w:rFonts w:ascii="Calibri" w:cs="Calibri" w:eastAsia="Calibri" w:hAnsi="Calibri"/>
          <w:color w:val="274e13"/>
          <w:sz w:val="24"/>
          <w:szCs w:val="24"/>
        </w:rPr>
      </w:pPr>
      <w:r w:rsidDel="00000000" w:rsidR="00000000" w:rsidRPr="00000000">
        <w:rPr>
          <w:rtl w:val="0"/>
        </w:rPr>
      </w:r>
    </w:p>
    <w:p w:rsidR="00000000" w:rsidDel="00000000" w:rsidP="00000000" w:rsidRDefault="00000000" w:rsidRPr="00000000" w14:paraId="00000152">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(GCL-10 A) </w:t>
      </w:r>
      <w:r w:rsidDel="00000000" w:rsidR="00000000" w:rsidRPr="00000000">
        <w:rPr>
          <w:rFonts w:ascii="Calibri" w:cs="Calibri" w:eastAsia="Calibri" w:hAnsi="Calibri"/>
          <w:sz w:val="29"/>
          <w:szCs w:val="29"/>
          <w:rtl w:val="0"/>
        </w:rPr>
        <w:t xml:space="preserve">Inventarisasi Dokumen Kepatuhan</w:t>
      </w:r>
      <w:r w:rsidDel="00000000" w:rsidR="00000000" w:rsidRPr="00000000">
        <w:rPr>
          <w:rtl w:val="0"/>
        </w:rPr>
      </w:r>
    </w:p>
    <w:p w:rsidR="00000000" w:rsidDel="00000000" w:rsidP="00000000" w:rsidRDefault="00000000" w:rsidRPr="00000000" w14:paraId="0000015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dalam melakukan inventarisasi dan mendokumentasi pengelolaan dokumen yang berkaitan dengan tugas pokok dan fungsi kepatuhan.</w:t>
      </w:r>
      <w:r w:rsidDel="00000000" w:rsidR="00000000" w:rsidRPr="00000000">
        <w:rPr>
          <w:rtl w:val="0"/>
        </w:rPr>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5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Mengumpulkan dan mencatat dokumen regulasi kepatuhan yang berkaitan dengan pelaksanaan Standar Operasional Prosedur </w:t>
            </w:r>
            <w:r w:rsidDel="00000000" w:rsidR="00000000" w:rsidRPr="00000000">
              <w:rPr>
                <w:rFonts w:ascii="Calibri" w:cs="Calibri" w:eastAsia="Calibri" w:hAnsi="Calibri"/>
                <w:rtl w:val="0"/>
              </w:rPr>
              <w:t xml:space="preserve">Kepatuhan.</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7">
            <w:pPr>
              <w:numPr>
                <w:ilvl w:val="0"/>
                <w:numId w:val="99"/>
              </w:numPr>
              <w:spacing w:after="120" w:line="276" w:lineRule="auto"/>
              <w:ind w:left="300" w:hanging="360"/>
              <w:rPr/>
            </w:pPr>
            <w:r w:rsidDel="00000000" w:rsidR="00000000" w:rsidRPr="00000000">
              <w:rPr>
                <w:rFonts w:ascii="Calibri" w:cs="Calibri" w:eastAsia="Calibri" w:hAnsi="Calibri"/>
                <w:rtl w:val="0"/>
              </w:rPr>
              <w:t xml:space="preserve">Mampu menginventarisasi dan mengarsipkan </w:t>
            </w:r>
            <w:r w:rsidDel="00000000" w:rsidR="00000000" w:rsidRPr="00000000">
              <w:rPr>
                <w:rFonts w:ascii="Calibri" w:cs="Calibri" w:eastAsia="Calibri" w:hAnsi="Calibri"/>
                <w:rtl w:val="0"/>
              </w:rPr>
              <w:t xml:space="preserve">regulasi kepatuhan </w:t>
            </w:r>
            <w:r w:rsidDel="00000000" w:rsidR="00000000" w:rsidRPr="00000000">
              <w:rPr>
                <w:rFonts w:ascii="Calibri" w:cs="Calibri" w:eastAsia="Calibri" w:hAnsi="Calibri"/>
                <w:rtl w:val="0"/>
              </w:rPr>
              <w:t xml:space="preserve">yang berlaku secara sistematis dalam folder digital untuk memudahkan pencarian dan penelusuran </w:t>
            </w:r>
            <w:r w:rsidDel="00000000" w:rsidR="00000000" w:rsidRPr="00000000">
              <w:rPr>
                <w:rFonts w:ascii="Calibri" w:cs="Calibri" w:eastAsia="Calibri" w:hAnsi="Calibri"/>
                <w:rtl w:val="0"/>
              </w:rPr>
              <w:t xml:space="preserve">regulasi dan </w:t>
            </w:r>
            <w:r w:rsidDel="00000000" w:rsidR="00000000" w:rsidRPr="00000000">
              <w:rPr>
                <w:rFonts w:ascii="Calibri" w:cs="Calibri" w:eastAsia="Calibri" w:hAnsi="Calibri"/>
                <w:rtl w:val="0"/>
              </w:rPr>
              <w:t xml:space="preserve"> ketentuan hukum terkait permasalahan </w:t>
            </w:r>
            <w:r w:rsidDel="00000000" w:rsidR="00000000" w:rsidRPr="00000000">
              <w:rPr>
                <w:rFonts w:ascii="Calibri" w:cs="Calibri" w:eastAsia="Calibri" w:hAnsi="Calibri"/>
                <w:rtl w:val="0"/>
              </w:rPr>
              <w:t xml:space="preserve">kepatuhan</w:t>
            </w:r>
            <w:r w:rsidDel="00000000" w:rsidR="00000000" w:rsidRPr="00000000">
              <w:rPr>
                <w:rFonts w:ascii="Calibri" w:cs="Calibri" w:eastAsia="Calibri" w:hAnsi="Calibri"/>
                <w:rtl w:val="0"/>
              </w:rPr>
              <w:t xml:space="preserve"> di Bank. </w:t>
            </w:r>
            <w:r w:rsidDel="00000000" w:rsidR="00000000" w:rsidRPr="00000000">
              <w:rPr>
                <w:rtl w:val="0"/>
              </w:rPr>
            </w:r>
          </w:p>
          <w:p w:rsidR="00000000" w:rsidDel="00000000" w:rsidP="00000000" w:rsidRDefault="00000000" w:rsidRPr="00000000" w14:paraId="00000158">
            <w:pPr>
              <w:numPr>
                <w:ilvl w:val="0"/>
                <w:numId w:val="99"/>
              </w:numPr>
              <w:spacing w:after="120" w:line="276" w:lineRule="auto"/>
              <w:ind w:left="300" w:hanging="360"/>
              <w:rPr/>
            </w:pPr>
            <w:r w:rsidDel="00000000" w:rsidR="00000000" w:rsidRPr="00000000">
              <w:rPr>
                <w:rFonts w:ascii="Calibri" w:cs="Calibri" w:eastAsia="Calibri" w:hAnsi="Calibri"/>
                <w:rtl w:val="0"/>
              </w:rPr>
              <w:t xml:space="preserve">Mampu mendokumentasikan dan mengarsipkan dokumen </w:t>
            </w:r>
            <w:r w:rsidDel="00000000" w:rsidR="00000000" w:rsidRPr="00000000">
              <w:rPr>
                <w:rFonts w:ascii="Calibri" w:cs="Calibri" w:eastAsia="Calibri" w:hAnsi="Calibri"/>
                <w:rtl w:val="0"/>
              </w:rPr>
              <w:t xml:space="preserve">regulasi </w:t>
            </w:r>
            <w:r w:rsidDel="00000000" w:rsidR="00000000" w:rsidRPr="00000000">
              <w:rPr>
                <w:rFonts w:ascii="Calibri" w:cs="Calibri" w:eastAsia="Calibri" w:hAnsi="Calibri"/>
                <w:rtl w:val="0"/>
              </w:rPr>
              <w:t xml:space="preserve">internal dan eksternal secara terstruktur. </w:t>
            </w:r>
            <w:r w:rsidDel="00000000" w:rsidR="00000000" w:rsidRPr="00000000">
              <w:rPr>
                <w:rtl w:val="0"/>
              </w:rPr>
            </w:r>
          </w:p>
          <w:p w:rsidR="00000000" w:rsidDel="00000000" w:rsidP="00000000" w:rsidRDefault="00000000" w:rsidRPr="00000000" w14:paraId="00000159">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mencatat dan menentukan informasi dasar Surat/Dokumen (seperti nomor, tanggal, Perihal, dan tujuan surat/dokumen).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A">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5B">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hirarki </w:t>
            </w:r>
            <w:r w:rsidDel="00000000" w:rsidR="00000000" w:rsidRPr="00000000">
              <w:rPr>
                <w:rFonts w:ascii="Calibri" w:cs="Calibri" w:eastAsia="Calibri" w:hAnsi="Calibri"/>
                <w:rtl w:val="0"/>
              </w:rPr>
              <w:t xml:space="preserve">regulasi kepatuhan </w:t>
            </w:r>
            <w:r w:rsidDel="00000000" w:rsidR="00000000" w:rsidRPr="00000000">
              <w:rPr>
                <w:rFonts w:ascii="Calibri" w:cs="Calibri" w:eastAsia="Calibri" w:hAnsi="Calibri"/>
                <w:rtl w:val="0"/>
              </w:rPr>
              <w:t xml:space="preserve">dan menyusun pemetaan (</w:t>
            </w:r>
            <w:r w:rsidDel="00000000" w:rsidR="00000000" w:rsidRPr="00000000">
              <w:rPr>
                <w:rFonts w:ascii="Calibri" w:cs="Calibri" w:eastAsia="Calibri" w:hAnsi="Calibri"/>
                <w:i w:val="1"/>
                <w:iCs w:val="1"/>
                <w:rtl w:val="0"/>
              </w:rPr>
              <w:t xml:space="preserve">mapping</w:t>
            </w:r>
            <w:r w:rsidDel="00000000" w:rsidR="00000000" w:rsidRPr="00000000">
              <w:rPr>
                <w:rFonts w:ascii="Calibri" w:cs="Calibri" w:eastAsia="Calibri" w:hAnsi="Calibri"/>
                <w:rtl w:val="0"/>
              </w:rPr>
              <w:t xml:space="preserve">) ketentuan </w:t>
            </w:r>
            <w:r w:rsidDel="00000000" w:rsidR="00000000" w:rsidRPr="00000000">
              <w:rPr>
                <w:rFonts w:ascii="Calibri" w:cs="Calibri" w:eastAsia="Calibri" w:hAnsi="Calibri"/>
                <w:rtl w:val="0"/>
              </w:rPr>
              <w:t xml:space="preserve">regulasi </w:t>
            </w:r>
            <w:r w:rsidDel="00000000" w:rsidR="00000000" w:rsidRPr="00000000">
              <w:rPr>
                <w:rFonts w:ascii="Calibri" w:cs="Calibri" w:eastAsia="Calibri" w:hAnsi="Calibri"/>
                <w:rtl w:val="0"/>
              </w:rPr>
              <w:t xml:space="preserve">dan hukum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C">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D">
            <w:pPr>
              <w:numPr>
                <w:ilvl w:val="0"/>
                <w:numId w:val="77"/>
              </w:numPr>
              <w:spacing w:after="100" w:line="276" w:lineRule="auto"/>
              <w:ind w:left="300" w:hanging="360"/>
              <w:rPr/>
            </w:pPr>
            <w:r w:rsidDel="00000000" w:rsidR="00000000" w:rsidRPr="00000000">
              <w:rPr>
                <w:rFonts w:ascii="Calibri" w:cs="Calibri" w:eastAsia="Calibri" w:hAnsi="Calibri"/>
                <w:rtl w:val="0"/>
              </w:rPr>
              <w:t xml:space="preserve">Mampu menginventarisasi dan menganalisis aspek </w:t>
            </w:r>
            <w:r w:rsidDel="00000000" w:rsidR="00000000" w:rsidRPr="00000000">
              <w:rPr>
                <w:rFonts w:ascii="Calibri" w:cs="Calibri" w:eastAsia="Calibri" w:hAnsi="Calibri"/>
                <w:rtl w:val="0"/>
              </w:rPr>
              <w:t xml:space="preserve">kepatuhan </w:t>
            </w:r>
            <w:r w:rsidDel="00000000" w:rsidR="00000000" w:rsidRPr="00000000">
              <w:rPr>
                <w:rFonts w:ascii="Calibri" w:cs="Calibri" w:eastAsia="Calibri" w:hAnsi="Calibri"/>
                <w:rtl w:val="0"/>
              </w:rPr>
              <w:t xml:space="preserve">melalui penyusunan pertimbangan serta review regulasi kepatuhan dengan mengacu pada peraturan perundang-undangan,PBI,POJK,dan SOP Internal Bank. </w:t>
            </w:r>
            <w:r w:rsidDel="00000000" w:rsidR="00000000" w:rsidRPr="00000000">
              <w:rPr>
                <w:rtl w:val="0"/>
              </w:rPr>
            </w:r>
          </w:p>
          <w:p w:rsidR="00000000" w:rsidDel="00000000" w:rsidP="00000000" w:rsidRDefault="00000000" w:rsidRPr="00000000" w14:paraId="0000015E">
            <w:pPr>
              <w:numPr>
                <w:ilvl w:val="0"/>
                <w:numId w:val="77"/>
              </w:numPr>
              <w:spacing w:after="100" w:line="276" w:lineRule="auto"/>
              <w:ind w:left="300" w:hanging="360"/>
              <w:rPr/>
            </w:pPr>
            <w:r w:rsidDel="00000000" w:rsidR="00000000" w:rsidRPr="00000000">
              <w:rPr>
                <w:rFonts w:ascii="Calibri" w:cs="Calibri" w:eastAsia="Calibri" w:hAnsi="Calibri"/>
                <w:rtl w:val="0"/>
              </w:rPr>
              <w:t xml:space="preserve">Mampu mengupdate dan mengecek ketentuan </w:t>
            </w:r>
            <w:r w:rsidDel="00000000" w:rsidR="00000000" w:rsidRPr="00000000">
              <w:rPr>
                <w:rFonts w:ascii="Calibri" w:cs="Calibri" w:eastAsia="Calibri" w:hAnsi="Calibri"/>
                <w:rtl w:val="0"/>
              </w:rPr>
              <w:t xml:space="preserve">regulasi kepatuhan</w:t>
            </w:r>
            <w:r w:rsidDel="00000000" w:rsidR="00000000" w:rsidRPr="00000000">
              <w:rPr>
                <w:rFonts w:ascii="Calibri" w:cs="Calibri" w:eastAsia="Calibri" w:hAnsi="Calibri"/>
                <w:rtl w:val="0"/>
              </w:rPr>
              <w:t xml:space="preserve"> dan peraturan perundang-undangan yang masih berlaku. </w:t>
            </w:r>
            <w:r w:rsidDel="00000000" w:rsidR="00000000" w:rsidRPr="00000000">
              <w:rPr>
                <w:rtl w:val="0"/>
              </w:rPr>
            </w:r>
          </w:p>
          <w:p w:rsidR="00000000" w:rsidDel="00000000" w:rsidP="00000000" w:rsidRDefault="00000000" w:rsidRPr="00000000" w14:paraId="0000015F">
            <w:pPr>
              <w:numPr>
                <w:ilvl w:val="0"/>
                <w:numId w:val="77"/>
              </w:numPr>
              <w:spacing w:after="100" w:line="240" w:lineRule="auto"/>
              <w:ind w:left="300" w:hanging="360"/>
              <w:rPr/>
            </w:pPr>
            <w:r w:rsidDel="00000000" w:rsidR="00000000" w:rsidRPr="00000000">
              <w:rPr>
                <w:rFonts w:ascii="Calibri" w:cs="Calibri" w:eastAsia="Calibri" w:hAnsi="Calibri"/>
                <w:rtl w:val="0"/>
              </w:rPr>
              <w:t xml:space="preserve">Mampu membuat ringkasan substansi dari </w:t>
            </w:r>
            <w:r w:rsidDel="00000000" w:rsidR="00000000" w:rsidRPr="00000000">
              <w:rPr>
                <w:rFonts w:ascii="Calibri" w:cs="Calibri" w:eastAsia="Calibri" w:hAnsi="Calibri"/>
                <w:rtl w:val="0"/>
              </w:rPr>
              <w:t xml:space="preserve">regulasi </w:t>
            </w:r>
            <w:r w:rsidDel="00000000" w:rsidR="00000000" w:rsidRPr="00000000">
              <w:rPr>
                <w:rFonts w:ascii="Calibri" w:cs="Calibri" w:eastAsia="Calibri" w:hAnsi="Calibri"/>
                <w:rtl w:val="0"/>
              </w:rPr>
              <w:t xml:space="preserve">dan putusan pengadilan atas perkara yang telah berproses dan telah berkekuatan hukum tetap (inkrah).</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0">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61">
            <w:pPr>
              <w:spacing w:after="10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Melakukan penyusunan dan mengklasifikasi folder dokumen pekerjaan berdasarkan jenis pekerjaan </w:t>
            </w:r>
            <w:r w:rsidDel="00000000" w:rsidR="00000000" w:rsidRPr="00000000">
              <w:rPr>
                <w:rFonts w:ascii="Calibri" w:cs="Calibri" w:eastAsia="Calibri" w:hAnsi="Calibri"/>
                <w:rtl w:val="0"/>
              </w:rPr>
              <w:t xml:space="preserve">aspek kepatuhan dan hukum.</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2">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3">
            <w:pPr>
              <w:numPr>
                <w:ilvl w:val="0"/>
                <w:numId w:val="97"/>
              </w:numPr>
              <w:spacing w:after="100" w:line="276" w:lineRule="auto"/>
              <w:ind w:left="300" w:hanging="360"/>
              <w:rPr/>
            </w:pPr>
            <w:r w:rsidDel="00000000" w:rsidR="00000000" w:rsidRPr="00000000">
              <w:rPr>
                <w:rFonts w:ascii="Calibri" w:cs="Calibri" w:eastAsia="Calibri" w:hAnsi="Calibri"/>
                <w:rtl w:val="0"/>
              </w:rPr>
              <w:t xml:space="preserve">Mampu menyusun hasil pekerjaan beserta lampiran dokumen. </w:t>
            </w:r>
            <w:r w:rsidDel="00000000" w:rsidR="00000000" w:rsidRPr="00000000">
              <w:rPr>
                <w:rtl w:val="0"/>
              </w:rPr>
            </w:r>
          </w:p>
          <w:p w:rsidR="00000000" w:rsidDel="00000000" w:rsidP="00000000" w:rsidRDefault="00000000" w:rsidRPr="00000000" w14:paraId="00000164">
            <w:pPr>
              <w:numPr>
                <w:ilvl w:val="0"/>
                <w:numId w:val="97"/>
              </w:numPr>
              <w:spacing w:after="100" w:line="276" w:lineRule="auto"/>
              <w:ind w:left="300" w:hanging="360"/>
              <w:rPr/>
            </w:pPr>
            <w:r w:rsidDel="00000000" w:rsidR="00000000" w:rsidRPr="00000000">
              <w:rPr>
                <w:rFonts w:ascii="Calibri" w:cs="Calibri" w:eastAsia="Calibri" w:hAnsi="Calibri"/>
                <w:rtl w:val="0"/>
              </w:rPr>
              <w:t xml:space="preserve">Mampu mengklasifikasi hasil pekerjaan beserta lampiran berdasarkan jenis dokumen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Pertimbangan regulasi </w:t>
            </w:r>
            <w:r w:rsidDel="00000000" w:rsidR="00000000" w:rsidRPr="00000000">
              <w:rPr>
                <w:rFonts w:ascii="Calibri" w:cs="Calibri" w:eastAsia="Calibri" w:hAnsi="Calibri"/>
                <w:rtl w:val="0"/>
              </w:rPr>
              <w:t xml:space="preserve">Kepatuhan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65">
            <w:pPr>
              <w:numPr>
                <w:ilvl w:val="0"/>
                <w:numId w:val="97"/>
              </w:numPr>
              <w:spacing w:after="100" w:line="240" w:lineRule="auto"/>
              <w:ind w:left="300" w:hanging="360"/>
              <w:rPr/>
            </w:pPr>
            <w:r w:rsidDel="00000000" w:rsidR="00000000" w:rsidRPr="00000000">
              <w:rPr>
                <w:rFonts w:ascii="Calibri" w:cs="Calibri" w:eastAsia="Calibri" w:hAnsi="Calibri"/>
                <w:rtl w:val="0"/>
              </w:rPr>
              <w:t xml:space="preserve">Mampu menginventarisasikan hasil penyusunan dan klasifikasi atas hasil pekerjaan berserta lampiran.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6">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67">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w:t>
            </w:r>
            <w:r w:rsidDel="00000000" w:rsidR="00000000" w:rsidRPr="00000000">
              <w:rPr>
                <w:rFonts w:ascii="Calibri" w:cs="Calibri" w:eastAsia="Calibri" w:hAnsi="Calibri"/>
                <w:rtl w:val="0"/>
              </w:rPr>
              <w:t xml:space="preserve">emastikan terkait klasifikasi folder dokumen pekerjaan berdasarkan jenis pekerjaan </w:t>
            </w:r>
            <w:r w:rsidDel="00000000" w:rsidR="00000000" w:rsidRPr="00000000">
              <w:rPr>
                <w:rFonts w:ascii="Calibri" w:cs="Calibri" w:eastAsia="Calibri" w:hAnsi="Calibri"/>
                <w:rtl w:val="0"/>
              </w:rPr>
              <w:t xml:space="preserve">kepatuhan.</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8">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9">
            <w:pPr>
              <w:numPr>
                <w:ilvl w:val="0"/>
                <w:numId w:val="8"/>
              </w:numPr>
              <w:spacing w:after="100" w:line="276" w:lineRule="auto"/>
              <w:ind w:left="300" w:hanging="360"/>
              <w:rPr/>
            </w:pPr>
            <w:r w:rsidDel="00000000" w:rsidR="00000000" w:rsidRPr="00000000">
              <w:rPr>
                <w:rFonts w:ascii="Calibri" w:cs="Calibri" w:eastAsia="Calibri" w:hAnsi="Calibri"/>
                <w:rtl w:val="0"/>
              </w:rPr>
              <w:t xml:space="preserve">Mampu memeriksa kesesuaian pengelompokan folder dokumen berdasarkan jenis pekerjaan. </w:t>
            </w:r>
            <w:r w:rsidDel="00000000" w:rsidR="00000000" w:rsidRPr="00000000">
              <w:rPr>
                <w:rtl w:val="0"/>
              </w:rPr>
            </w:r>
          </w:p>
          <w:p w:rsidR="00000000" w:rsidDel="00000000" w:rsidP="00000000" w:rsidRDefault="00000000" w:rsidRPr="00000000" w14:paraId="0000016A">
            <w:pPr>
              <w:numPr>
                <w:ilvl w:val="0"/>
                <w:numId w:val="8"/>
              </w:numPr>
              <w:spacing w:after="100" w:line="276" w:lineRule="auto"/>
              <w:ind w:left="300" w:hanging="360"/>
              <w:rPr/>
            </w:pPr>
            <w:r w:rsidDel="00000000" w:rsidR="00000000" w:rsidRPr="00000000">
              <w:rPr>
                <w:rFonts w:ascii="Calibri" w:cs="Calibri" w:eastAsia="Calibri" w:hAnsi="Calibri"/>
                <w:rtl w:val="0"/>
              </w:rPr>
              <w:t xml:space="preserve">Mampu mengidentifikasi terkait ketidaksesuaian penempatan atau pengelompokan dokumen pekerjaan. </w:t>
            </w:r>
            <w:r w:rsidDel="00000000" w:rsidR="00000000" w:rsidRPr="00000000">
              <w:rPr>
                <w:rtl w:val="0"/>
              </w:rPr>
            </w:r>
          </w:p>
          <w:p w:rsidR="00000000" w:rsidDel="00000000" w:rsidP="00000000" w:rsidRDefault="00000000" w:rsidRPr="00000000" w14:paraId="0000016B">
            <w:pPr>
              <w:numPr>
                <w:ilvl w:val="0"/>
                <w:numId w:val="8"/>
              </w:numPr>
              <w:spacing w:after="100" w:line="276" w:lineRule="auto"/>
              <w:ind w:left="300" w:hanging="360"/>
              <w:rPr/>
            </w:pPr>
            <w:r w:rsidDel="00000000" w:rsidR="00000000" w:rsidRPr="00000000">
              <w:rPr>
                <w:rFonts w:ascii="Calibri" w:cs="Calibri" w:eastAsia="Calibri" w:hAnsi="Calibri"/>
                <w:rtl w:val="0"/>
              </w:rPr>
              <w:t xml:space="preserve">Mampu memastikan dokumen pekerjaan tersimpan pada folder yang tepat sesuai dengan klasifikasi dan jenis penanganannya.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C">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6D">
            <w:pPr>
              <w:spacing w:after="10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Mengevaluasi efektivitas pengelolaan dokumen kepatuhan untuk menetapkan langkah-langkah atau solusi perbaikan kedepannya terkait inventarisasi dokumen kepatuhan.</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E">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F">
            <w:pPr>
              <w:numPr>
                <w:ilvl w:val="0"/>
                <w:numId w:val="47"/>
              </w:numPr>
              <w:spacing w:after="100" w:line="276" w:lineRule="auto"/>
              <w:ind w:left="300" w:hanging="360"/>
              <w:rPr/>
            </w:pPr>
            <w:r w:rsidDel="00000000" w:rsidR="00000000" w:rsidRPr="00000000">
              <w:rPr>
                <w:rFonts w:ascii="Calibri" w:cs="Calibri" w:eastAsia="Calibri" w:hAnsi="Calibri"/>
                <w:rtl w:val="0"/>
              </w:rPr>
              <w:t xml:space="preserve">Mampu melihat pengelolaan dokumen kepatuhan yang telah sesuai dengan pedoman penyelenggaraan kearsipan yang berlaku. </w:t>
            </w:r>
            <w:r w:rsidDel="00000000" w:rsidR="00000000" w:rsidRPr="00000000">
              <w:rPr>
                <w:rtl w:val="0"/>
              </w:rPr>
            </w:r>
          </w:p>
          <w:p w:rsidR="00000000" w:rsidDel="00000000" w:rsidP="00000000" w:rsidRDefault="00000000" w:rsidRPr="00000000" w14:paraId="00000170">
            <w:pPr>
              <w:numPr>
                <w:ilvl w:val="0"/>
                <w:numId w:val="47"/>
              </w:numPr>
              <w:spacing w:after="100" w:line="240" w:lineRule="auto"/>
              <w:ind w:left="300" w:hanging="360"/>
              <w:rPr/>
            </w:pPr>
            <w:r w:rsidDel="00000000" w:rsidR="00000000" w:rsidRPr="00000000">
              <w:rPr>
                <w:rFonts w:ascii="Calibri" w:cs="Calibri" w:eastAsia="Calibri" w:hAnsi="Calibri"/>
                <w:rtl w:val="0"/>
              </w:rPr>
              <w:t xml:space="preserve">Mampu merumuskan dan memberikan solusi atas perbaikan terhadap pengelolaan dokumen kepatuhan yang tidak sesuai dengan pedoman penyelenggaraan kearsipan yang berlaku. </w:t>
            </w:r>
            <w:r w:rsidDel="00000000" w:rsidR="00000000" w:rsidRPr="00000000">
              <w:rPr>
                <w:rtl w:val="0"/>
              </w:rPr>
            </w:r>
          </w:p>
        </w:tc>
      </w:tr>
    </w:tbl>
    <w:p w:rsidR="00000000" w:rsidDel="00000000" w:rsidP="00000000" w:rsidRDefault="00000000" w:rsidRPr="00000000" w14:paraId="00000171">
      <w:pPr>
        <w:pStyle w:val="Heading2"/>
        <w:spacing w:after="80" w:before="360" w:line="300" w:lineRule="auto"/>
        <w:rPr>
          <w:rFonts w:ascii="Calibri" w:cs="Calibri" w:eastAsia="Calibri" w:hAnsi="Calibri"/>
          <w:sz w:val="29"/>
          <w:szCs w:val="29"/>
        </w:rPr>
      </w:pPr>
      <w:bookmarkStart w:colFirst="0" w:colLast="0" w:name="_heading=h.7dgk66ltpalo" w:id="2"/>
      <w:bookmarkEnd w:id="2"/>
      <w:r w:rsidDel="00000000" w:rsidR="00000000" w:rsidRPr="00000000">
        <w:rPr>
          <w:rFonts w:ascii="Calibri" w:cs="Calibri" w:eastAsia="Calibri" w:hAnsi="Calibri"/>
          <w:sz w:val="29"/>
          <w:szCs w:val="29"/>
          <w:rtl w:val="0"/>
        </w:rPr>
        <w:t xml:space="preserve">(GCL-10 B) </w:t>
      </w:r>
      <w:r w:rsidDel="00000000" w:rsidR="00000000" w:rsidRPr="00000000">
        <w:rPr>
          <w:rFonts w:ascii="Calibri" w:cs="Calibri" w:eastAsia="Calibri" w:hAnsi="Calibri"/>
          <w:sz w:val="29"/>
          <w:szCs w:val="29"/>
          <w:rtl w:val="0"/>
        </w:rPr>
        <w:t xml:space="preserve">Inventarisasi Dokumen Hukum</w:t>
      </w:r>
      <w:r w:rsidDel="00000000" w:rsidR="00000000" w:rsidRPr="00000000">
        <w:rPr>
          <w:rtl w:val="0"/>
        </w:rPr>
      </w:r>
    </w:p>
    <w:p w:rsidR="00000000" w:rsidDel="00000000" w:rsidP="00000000" w:rsidRDefault="00000000" w:rsidRPr="00000000" w14:paraId="0000017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dalam melakukan inventarisasi dan mendokumentasi pengelolaan dokumen yang berkaitan dengan tugas pokok dan fungsi hukum, antara lain: Perkara Hukum, Reviu PKS, SE, SK, Pedoman terkait Pihak Ke-3 (</w:t>
      </w:r>
      <w:r w:rsidDel="00000000" w:rsidR="00000000" w:rsidRPr="00000000">
        <w:rPr>
          <w:rFonts w:ascii="Calibri" w:cs="Calibri" w:eastAsia="Calibri" w:hAnsi="Calibri"/>
          <w:i w:val="1"/>
          <w:iCs w:val="1"/>
          <w:rtl w:val="0"/>
        </w:rPr>
        <w:t xml:space="preserve">external</w:t>
      </w:r>
      <w:r w:rsidDel="00000000" w:rsidR="00000000" w:rsidRPr="00000000">
        <w:rPr>
          <w:rFonts w:ascii="Calibri" w:cs="Calibri" w:eastAsia="Calibri" w:hAnsi="Calibri"/>
          <w:rtl w:val="0"/>
        </w:rPr>
        <w:t xml:space="preserve">), dan dokumen hukum lainnya.</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7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dan mencatat dokumen hukum yang berkaitan dengan pelaksanaan Standar Operasional Prosedur </w:t>
            </w:r>
            <w:r w:rsidDel="00000000" w:rsidR="00000000" w:rsidRPr="00000000">
              <w:rPr>
                <w:rFonts w:ascii="Calibri" w:cs="Calibri" w:eastAsia="Calibri" w:hAnsi="Calibri"/>
                <w:rtl w:val="0"/>
              </w:rPr>
              <w:t xml:space="preserve">Hukum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6">
            <w:pPr>
              <w:numPr>
                <w:ilvl w:val="0"/>
                <w:numId w:val="108"/>
              </w:numPr>
              <w:spacing w:after="120" w:line="276" w:lineRule="auto"/>
              <w:ind w:left="300" w:hanging="360"/>
              <w:rPr/>
            </w:pPr>
            <w:r w:rsidDel="00000000" w:rsidR="00000000" w:rsidRPr="00000000">
              <w:rPr>
                <w:rFonts w:ascii="Calibri" w:cs="Calibri" w:eastAsia="Calibri" w:hAnsi="Calibri"/>
                <w:rtl w:val="0"/>
              </w:rPr>
              <w:t xml:space="preserve">Mampu menginventarisasi dan mengarsipkan peraturan hukum yang berlaku secara sistematis dalam folder digital untuk memudahkan pencarian dan penelusuran ketentuan hukum terkait permasalahan hukum di lingkup Bank. </w:t>
            </w:r>
          </w:p>
          <w:p w:rsidR="00000000" w:rsidDel="00000000" w:rsidP="00000000" w:rsidRDefault="00000000" w:rsidRPr="00000000" w14:paraId="00000177">
            <w:pPr>
              <w:numPr>
                <w:ilvl w:val="0"/>
                <w:numId w:val="108"/>
              </w:numPr>
              <w:spacing w:after="120" w:line="276" w:lineRule="auto"/>
              <w:ind w:left="300" w:hanging="360"/>
              <w:rPr/>
            </w:pPr>
            <w:r w:rsidDel="00000000" w:rsidR="00000000" w:rsidRPr="00000000">
              <w:rPr>
                <w:rFonts w:ascii="Calibri" w:cs="Calibri" w:eastAsia="Calibri" w:hAnsi="Calibri"/>
                <w:rtl w:val="0"/>
              </w:rPr>
              <w:t xml:space="preserve">Mampu mendokumentasikan dan mengarsipkan dokumen hukum internal dan eksternal secara terstruktur. </w:t>
            </w:r>
          </w:p>
          <w:p w:rsidR="00000000" w:rsidDel="00000000" w:rsidP="00000000" w:rsidRDefault="00000000" w:rsidRPr="00000000" w14:paraId="00000178">
            <w:pPr>
              <w:numPr>
                <w:ilvl w:val="0"/>
                <w:numId w:val="108"/>
              </w:numPr>
              <w:spacing w:after="120" w:line="240" w:lineRule="auto"/>
              <w:ind w:left="300" w:hanging="360"/>
              <w:rPr/>
            </w:pPr>
            <w:r w:rsidDel="00000000" w:rsidR="00000000" w:rsidRPr="00000000">
              <w:rPr>
                <w:rFonts w:ascii="Calibri" w:cs="Calibri" w:eastAsia="Calibri" w:hAnsi="Calibri"/>
                <w:rtl w:val="0"/>
              </w:rPr>
              <w:t xml:space="preserve">Mampu mencatat dan menentukan informasi dasar Surat/Dokumen (seperti nomor, tanggal, Perihal, dan tujuan surat/dokumen).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9">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7A">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hierarki hukum dan menyusun pemetaan (</w:t>
            </w:r>
            <w:r w:rsidDel="00000000" w:rsidR="00000000" w:rsidRPr="00000000">
              <w:rPr>
                <w:rFonts w:ascii="Calibri" w:cs="Calibri" w:eastAsia="Calibri" w:hAnsi="Calibri"/>
                <w:i w:val="1"/>
                <w:iCs w:val="1"/>
                <w:rtl w:val="0"/>
              </w:rPr>
              <w:t xml:space="preserve">mapping</w:t>
            </w:r>
            <w:r w:rsidDel="00000000" w:rsidR="00000000" w:rsidRPr="00000000">
              <w:rPr>
                <w:rFonts w:ascii="Calibri" w:cs="Calibri" w:eastAsia="Calibri" w:hAnsi="Calibri"/>
                <w:rtl w:val="0"/>
              </w:rPr>
              <w:t xml:space="preserve">) ketentuan hukum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B">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C">
            <w:pPr>
              <w:numPr>
                <w:ilvl w:val="0"/>
                <w:numId w:val="105"/>
              </w:numPr>
              <w:spacing w:after="100" w:line="276" w:lineRule="auto"/>
              <w:ind w:left="300" w:hanging="360"/>
              <w:rPr/>
            </w:pPr>
            <w:r w:rsidDel="00000000" w:rsidR="00000000" w:rsidRPr="00000000">
              <w:rPr>
                <w:rFonts w:ascii="Calibri" w:cs="Calibri" w:eastAsia="Calibri" w:hAnsi="Calibri"/>
                <w:rtl w:val="0"/>
              </w:rPr>
              <w:t xml:space="preserve">Mampu menginventarisasi dan menganalisis aspek hukum melalui penyusunan pertimbangan serta review hukum dengan mengacu pada peraturan perundang-undangan,PBI,POJK,dan SOP Internal Bank. </w:t>
            </w:r>
          </w:p>
          <w:p w:rsidR="00000000" w:rsidDel="00000000" w:rsidP="00000000" w:rsidRDefault="00000000" w:rsidRPr="00000000" w14:paraId="0000017D">
            <w:pPr>
              <w:numPr>
                <w:ilvl w:val="0"/>
                <w:numId w:val="105"/>
              </w:numPr>
              <w:spacing w:after="100" w:line="276" w:lineRule="auto"/>
              <w:ind w:left="300" w:hanging="360"/>
              <w:rPr/>
            </w:pPr>
            <w:r w:rsidDel="00000000" w:rsidR="00000000" w:rsidRPr="00000000">
              <w:rPr>
                <w:rFonts w:ascii="Calibri" w:cs="Calibri" w:eastAsia="Calibri" w:hAnsi="Calibri"/>
                <w:rtl w:val="0"/>
              </w:rPr>
              <w:t xml:space="preserve">Mampu mengupdate dan mengecek ketentuan hukum dan peraturan perundang-undangan yang masih berlaku. </w:t>
            </w:r>
          </w:p>
          <w:p w:rsidR="00000000" w:rsidDel="00000000" w:rsidP="00000000" w:rsidRDefault="00000000" w:rsidRPr="00000000" w14:paraId="0000017E">
            <w:pPr>
              <w:numPr>
                <w:ilvl w:val="0"/>
                <w:numId w:val="105"/>
              </w:numPr>
              <w:spacing w:after="100" w:line="240" w:lineRule="auto"/>
              <w:ind w:left="300" w:hanging="360"/>
              <w:rPr/>
            </w:pPr>
            <w:r w:rsidDel="00000000" w:rsidR="00000000" w:rsidRPr="00000000">
              <w:rPr>
                <w:rFonts w:ascii="Calibri" w:cs="Calibri" w:eastAsia="Calibri" w:hAnsi="Calibri"/>
                <w:rtl w:val="0"/>
              </w:rPr>
              <w:t xml:space="preserve">Mampu membuat ringkasan substansi dari putusan pengadilan atas perkara yang telah berproses dan telah berkekuatan hukum tetap (inkrah).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F">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80">
            <w:pPr>
              <w:spacing w:after="10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penyusunan dan mengklasifikasi folder dokumen pekerjaan berdasarkan jenis pekerjaan </w:t>
            </w:r>
            <w:r w:rsidDel="00000000" w:rsidR="00000000" w:rsidRPr="00000000">
              <w:rPr>
                <w:rFonts w:ascii="Calibri" w:cs="Calibri" w:eastAsia="Calibri" w:hAnsi="Calibri"/>
                <w:rtl w:val="0"/>
              </w:rPr>
              <w:t xml:space="preserve">aspek hukum.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1">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2">
            <w:pPr>
              <w:numPr>
                <w:ilvl w:val="0"/>
                <w:numId w:val="6"/>
              </w:numPr>
              <w:spacing w:after="100" w:line="276" w:lineRule="auto"/>
              <w:ind w:left="300" w:hanging="360"/>
              <w:rPr/>
            </w:pPr>
            <w:r w:rsidDel="00000000" w:rsidR="00000000" w:rsidRPr="00000000">
              <w:rPr>
                <w:rFonts w:ascii="Calibri" w:cs="Calibri" w:eastAsia="Calibri" w:hAnsi="Calibri"/>
                <w:rtl w:val="0"/>
              </w:rPr>
              <w:t xml:space="preserve">Mampu menyusun hasil pekerjaan beserta lampiran dokumen. </w:t>
            </w:r>
          </w:p>
          <w:p w:rsidR="00000000" w:rsidDel="00000000" w:rsidP="00000000" w:rsidRDefault="00000000" w:rsidRPr="00000000" w14:paraId="00000183">
            <w:pPr>
              <w:numPr>
                <w:ilvl w:val="0"/>
                <w:numId w:val="6"/>
              </w:numPr>
              <w:spacing w:after="100" w:line="276" w:lineRule="auto"/>
              <w:ind w:left="300" w:hanging="360"/>
              <w:rPr/>
            </w:pPr>
            <w:r w:rsidDel="00000000" w:rsidR="00000000" w:rsidRPr="00000000">
              <w:rPr>
                <w:rFonts w:ascii="Calibri" w:cs="Calibri" w:eastAsia="Calibri" w:hAnsi="Calibri"/>
                <w:rtl w:val="0"/>
              </w:rPr>
              <w:t xml:space="preserve">Mampu mengklasifikasi hasil pekerjaan beserta lampiran berdasarkan jenis dokumen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Pertimbangan Hukum serta Pendampingan Hukum). </w:t>
            </w:r>
          </w:p>
          <w:p w:rsidR="00000000" w:rsidDel="00000000" w:rsidP="00000000" w:rsidRDefault="00000000" w:rsidRPr="00000000" w14:paraId="00000184">
            <w:pPr>
              <w:numPr>
                <w:ilvl w:val="0"/>
                <w:numId w:val="6"/>
              </w:numPr>
              <w:spacing w:after="100" w:line="240" w:lineRule="auto"/>
              <w:ind w:left="300" w:hanging="360"/>
              <w:rPr/>
            </w:pPr>
            <w:r w:rsidDel="00000000" w:rsidR="00000000" w:rsidRPr="00000000">
              <w:rPr>
                <w:rFonts w:ascii="Calibri" w:cs="Calibri" w:eastAsia="Calibri" w:hAnsi="Calibri"/>
                <w:rtl w:val="0"/>
              </w:rPr>
              <w:t xml:space="preserve">Mampu menginventarisasikan hasil penyusunan dan klasifikasi atas hasil pekerjaan berserta lampiran.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5">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86">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w:t>
            </w:r>
            <w:r w:rsidDel="00000000" w:rsidR="00000000" w:rsidRPr="00000000">
              <w:rPr>
                <w:rFonts w:ascii="Calibri" w:cs="Calibri" w:eastAsia="Calibri" w:hAnsi="Calibri"/>
                <w:rtl w:val="0"/>
              </w:rPr>
              <w:t xml:space="preserve">emastikan terkait klasifikasi folder dokumen pekerjaan berdasarkan jenis pekerjaan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7">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8">
            <w:pPr>
              <w:numPr>
                <w:ilvl w:val="0"/>
                <w:numId w:val="2"/>
              </w:numPr>
              <w:spacing w:after="100" w:line="276" w:lineRule="auto"/>
              <w:ind w:left="300" w:hanging="360"/>
              <w:rPr/>
            </w:pPr>
            <w:r w:rsidDel="00000000" w:rsidR="00000000" w:rsidRPr="00000000">
              <w:rPr>
                <w:rFonts w:ascii="Calibri" w:cs="Calibri" w:eastAsia="Calibri" w:hAnsi="Calibri"/>
                <w:rtl w:val="0"/>
              </w:rPr>
              <w:t xml:space="preserve">Mampu memeriksa kesesuaian pengelompokan folder dokumen berdasarkan jenis pekerjaan. </w:t>
            </w:r>
          </w:p>
          <w:p w:rsidR="00000000" w:rsidDel="00000000" w:rsidP="00000000" w:rsidRDefault="00000000" w:rsidRPr="00000000" w14:paraId="00000189">
            <w:pPr>
              <w:numPr>
                <w:ilvl w:val="0"/>
                <w:numId w:val="2"/>
              </w:numPr>
              <w:spacing w:after="100" w:line="276" w:lineRule="auto"/>
              <w:ind w:left="300" w:hanging="360"/>
              <w:rPr/>
            </w:pPr>
            <w:r w:rsidDel="00000000" w:rsidR="00000000" w:rsidRPr="00000000">
              <w:rPr>
                <w:rFonts w:ascii="Calibri" w:cs="Calibri" w:eastAsia="Calibri" w:hAnsi="Calibri"/>
                <w:rtl w:val="0"/>
              </w:rPr>
              <w:t xml:space="preserve">Mampu mengidentifikasi terkait ketidaksesuaian penempatan atau pengelompokan dokumen pekerjaan. </w:t>
            </w:r>
          </w:p>
          <w:p w:rsidR="00000000" w:rsidDel="00000000" w:rsidP="00000000" w:rsidRDefault="00000000" w:rsidRPr="00000000" w14:paraId="0000018A">
            <w:pPr>
              <w:numPr>
                <w:ilvl w:val="0"/>
                <w:numId w:val="2"/>
              </w:numPr>
              <w:spacing w:after="100" w:line="276" w:lineRule="auto"/>
              <w:ind w:left="300" w:hanging="360"/>
              <w:rPr/>
            </w:pPr>
            <w:r w:rsidDel="00000000" w:rsidR="00000000" w:rsidRPr="00000000">
              <w:rPr>
                <w:rFonts w:ascii="Calibri" w:cs="Calibri" w:eastAsia="Calibri" w:hAnsi="Calibri"/>
                <w:rtl w:val="0"/>
              </w:rPr>
              <w:t xml:space="preserve">Mampu memastikan dokumen pekerjaan tersimpan pada folder yang tepat sesuai dengan klasifikasi dan jenis penanganannya.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B">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8C">
            <w:pPr>
              <w:spacing w:after="10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Mengevaluasi efektivitas pengelolaan dokumen hukum untuk menetapkan langkah-langkah atau solusi  perbaikan kedepannya terkait inventarisasi dokumen hukum.</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D">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E">
            <w:pPr>
              <w:numPr>
                <w:ilvl w:val="0"/>
                <w:numId w:val="1"/>
              </w:numPr>
              <w:spacing w:after="100" w:line="276" w:lineRule="auto"/>
              <w:ind w:left="300" w:hanging="360"/>
              <w:rPr/>
            </w:pPr>
            <w:r w:rsidDel="00000000" w:rsidR="00000000" w:rsidRPr="00000000">
              <w:rPr>
                <w:rFonts w:ascii="Calibri" w:cs="Calibri" w:eastAsia="Calibri" w:hAnsi="Calibri"/>
                <w:rtl w:val="0"/>
              </w:rPr>
              <w:t xml:space="preserve">Mampu melihat pengelolaan dokumen hukum telah sesuai dengan pedoman penyelenggaraan kearsipan yang berlaku. </w:t>
            </w:r>
          </w:p>
          <w:p w:rsidR="00000000" w:rsidDel="00000000" w:rsidP="00000000" w:rsidRDefault="00000000" w:rsidRPr="00000000" w14:paraId="0000018F">
            <w:pPr>
              <w:numPr>
                <w:ilvl w:val="0"/>
                <w:numId w:val="1"/>
              </w:numPr>
              <w:spacing w:after="100" w:line="240" w:lineRule="auto"/>
              <w:ind w:left="300" w:hanging="360"/>
              <w:rPr/>
            </w:pPr>
            <w:r w:rsidDel="00000000" w:rsidR="00000000" w:rsidRPr="00000000">
              <w:rPr>
                <w:rFonts w:ascii="Calibri" w:cs="Calibri" w:eastAsia="Calibri" w:hAnsi="Calibri"/>
                <w:rtl w:val="0"/>
              </w:rPr>
              <w:t xml:space="preserve">Mampu merumuskan dan memberikan solusi atas perbaikan terhadap pengelolaan dokumen hukum yang tidak sesuai dengan pedoman penyelenggaraan kearsipan yang berlaku. </w:t>
            </w:r>
          </w:p>
        </w:tc>
      </w:tr>
    </w:tbl>
    <w:p w:rsidR="00000000" w:rsidDel="00000000" w:rsidP="00000000" w:rsidRDefault="00000000" w:rsidRPr="00000000" w14:paraId="00000190">
      <w:pPr>
        <w:pStyle w:val="Heading2"/>
        <w:spacing w:after="80" w:before="360" w:line="300" w:lineRule="auto"/>
        <w:rPr>
          <w:rFonts w:ascii="Calibri" w:cs="Calibri" w:eastAsia="Calibri" w:hAnsi="Calibri"/>
          <w:color w:val="274e13"/>
          <w:sz w:val="29"/>
          <w:szCs w:val="29"/>
        </w:rPr>
      </w:pPr>
      <w:sdt>
        <w:sdtPr>
          <w:id w:val="316254449"/>
          <w:tag w:val="goog_rdk_1"/>
        </w:sdtPr>
        <w:sdtContent>
          <w:commentRangeStart w:id="1"/>
        </w:sdtContent>
      </w:sdt>
      <w:r w:rsidDel="00000000" w:rsidR="00000000" w:rsidRPr="00000000">
        <w:rPr>
          <w:rFonts w:ascii="Calibri" w:cs="Calibri" w:eastAsia="Calibri" w:hAnsi="Calibri"/>
          <w:color w:val="274e13"/>
          <w:sz w:val="29"/>
          <w:szCs w:val="29"/>
          <w:rtl w:val="0"/>
        </w:rPr>
        <w:t xml:space="preserve">(GCL-11) Audit Hukum (</w:t>
      </w:r>
      <w:r w:rsidDel="00000000" w:rsidR="00000000" w:rsidRPr="00000000">
        <w:rPr>
          <w:rFonts w:ascii="Calibri" w:cs="Calibri" w:eastAsia="Calibri" w:hAnsi="Calibri"/>
          <w:i w:val="1"/>
          <w:iCs w:val="1"/>
          <w:color w:val="274e13"/>
          <w:sz w:val="29"/>
          <w:szCs w:val="29"/>
          <w:rtl w:val="0"/>
        </w:rPr>
        <w:t xml:space="preserve">Legal Audit</w:t>
      </w:r>
      <w:r w:rsidDel="00000000" w:rsidR="00000000" w:rsidRPr="00000000">
        <w:rPr>
          <w:rFonts w:ascii="Calibri" w:cs="Calibri" w:eastAsia="Calibri" w:hAnsi="Calibri"/>
          <w:color w:val="274e13"/>
          <w:sz w:val="29"/>
          <w:szCs w:val="29"/>
          <w:rtl w:val="0"/>
        </w:rPr>
        <w:t xml:space="preserve">) &amp; Identifikasi Risiko Hukum/Pidana</w:t>
      </w:r>
    </w:p>
    <w:p w:rsidR="00000000" w:rsidDel="00000000" w:rsidP="00000000" w:rsidRDefault="00000000" w:rsidRPr="00000000" w14:paraId="00000191">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melakukan pemeriksaan, pengujian uji tuntas hukum (</w:t>
      </w:r>
      <w:r w:rsidDel="00000000" w:rsidR="00000000" w:rsidRPr="00000000">
        <w:rPr>
          <w:rFonts w:ascii="Calibri" w:cs="Calibri" w:eastAsia="Calibri" w:hAnsi="Calibri"/>
          <w:i w:val="1"/>
          <w:iCs w:val="1"/>
          <w:color w:val="274e13"/>
          <w:rtl w:val="0"/>
        </w:rPr>
        <w:t xml:space="preserve">legal due diligence</w:t>
      </w:r>
      <w:r w:rsidDel="00000000" w:rsidR="00000000" w:rsidRPr="00000000">
        <w:rPr>
          <w:rFonts w:ascii="Calibri" w:cs="Calibri" w:eastAsia="Calibri" w:hAnsi="Calibri"/>
          <w:color w:val="274e13"/>
          <w:rtl w:val="0"/>
        </w:rPr>
        <w:t xml:space="preserve">), dan pemetaan risiko hukum/potensi pidana perbankan pada dokumen, aset, serta aktivitas operasional bank.</w:t>
      </w:r>
      <w:commentRangeEnd w:id="1"/>
      <w:r w:rsidDel="00000000" w:rsidR="00000000" w:rsidRPr="00000000">
        <w:commentReference w:id="1"/>
      </w:r>
      <w:r w:rsidDel="00000000" w:rsidR="00000000" w:rsidRPr="00000000">
        <w:rPr>
          <w:rtl w:val="0"/>
        </w:rPr>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9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instrumen uji tuntas hukum (</w:t>
            </w:r>
            <w:r w:rsidDel="00000000" w:rsidR="00000000" w:rsidRPr="00000000">
              <w:rPr>
                <w:rFonts w:ascii="Calibri" w:cs="Calibri" w:eastAsia="Calibri" w:hAnsi="Calibri"/>
                <w:i w:val="1"/>
                <w:iCs w:val="1"/>
                <w:color w:val="274e13"/>
                <w:rtl w:val="0"/>
              </w:rPr>
              <w:t xml:space="preserve">checklist legal audit</w:t>
            </w:r>
            <w:r w:rsidDel="00000000" w:rsidR="00000000" w:rsidRPr="00000000">
              <w:rPr>
                <w:rFonts w:ascii="Calibri" w:cs="Calibri" w:eastAsia="Calibri" w:hAnsi="Calibri"/>
                <w:color w:val="274e13"/>
                <w:rtl w:val="0"/>
              </w:rPr>
              <w:t xml:space="preserve">) dan mengumpulkan kelengkapan berkas legalitas.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5">
            <w:pPr>
              <w:numPr>
                <w:ilvl w:val="0"/>
                <w:numId w:val="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memeriksa dan menyimpulkan status kelengkapan administratif dokumen legalitas debitur/mitra kerja.</w:t>
            </w:r>
          </w:p>
          <w:p w:rsidR="00000000" w:rsidDel="00000000" w:rsidP="00000000" w:rsidRDefault="00000000" w:rsidRPr="00000000" w14:paraId="00000196">
            <w:pPr>
              <w:numPr>
                <w:ilvl w:val="0"/>
                <w:numId w:val="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menentukan dan menyebutkan dokumen hukum yang telah kedaluwarsa atau kurang lengkap.</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9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kriteria keabsahan hukum (</w:t>
            </w:r>
            <w:r w:rsidDel="00000000" w:rsidR="00000000" w:rsidRPr="00000000">
              <w:rPr>
                <w:rFonts w:ascii="Calibri" w:cs="Calibri" w:eastAsia="Calibri" w:hAnsi="Calibri"/>
                <w:i w:val="1"/>
                <w:iCs w:val="1"/>
                <w:color w:val="274e13"/>
                <w:rtl w:val="0"/>
              </w:rPr>
              <w:t xml:space="preserve">legal validity</w:t>
            </w:r>
            <w:r w:rsidDel="00000000" w:rsidR="00000000" w:rsidRPr="00000000">
              <w:rPr>
                <w:rFonts w:ascii="Calibri" w:cs="Calibri" w:eastAsia="Calibri" w:hAnsi="Calibri"/>
                <w:color w:val="274e13"/>
                <w:rtl w:val="0"/>
              </w:rPr>
              <w:t xml:space="preserve">) dan mengidentifikasi potensi kelemahan yuridis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A">
            <w:pPr>
              <w:numPr>
                <w:ilvl w:val="0"/>
                <w:numId w:val="2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menguji dan menyimpulkan status keabsahan pendirian badan hukum, kewenangan bertindak, dan perizinan nasabah/mitra.</w:t>
            </w:r>
          </w:p>
          <w:p w:rsidR="00000000" w:rsidDel="00000000" w:rsidP="00000000" w:rsidRDefault="00000000" w:rsidRPr="00000000" w14:paraId="0000019B">
            <w:pPr>
              <w:numPr>
                <w:ilvl w:val="0"/>
                <w:numId w:val="2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menentukan dan menjelaskan potensi risiko cacat hukum pada dokumen jaminan dan perjanjian pendukung.</w:t>
            </w:r>
          </w:p>
          <w:p w:rsidR="00000000" w:rsidDel="00000000" w:rsidP="00000000" w:rsidRDefault="00000000" w:rsidRPr="00000000" w14:paraId="0000019C">
            <w:pPr>
              <w:numPr>
                <w:ilvl w:val="0"/>
                <w:numId w:val="2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menyusun draf awal daftar temuan audit hukum (</w:t>
            </w:r>
            <w:r w:rsidDel="00000000" w:rsidR="00000000" w:rsidRPr="00000000">
              <w:rPr>
                <w:rFonts w:ascii="Calibri" w:cs="Calibri" w:eastAsia="Calibri" w:hAnsi="Calibri"/>
                <w:i w:val="1"/>
                <w:iCs w:val="1"/>
                <w:color w:val="274e13"/>
                <w:rtl w:val="0"/>
              </w:rPr>
              <w:t xml:space="preserve">legal audit checklist/finding</w:t>
            </w:r>
            <w:r w:rsidDel="00000000" w:rsidR="00000000" w:rsidRPr="00000000">
              <w:rPr>
                <w:rFonts w:ascii="Calibri" w:cs="Calibri" w:eastAsia="Calibri" w:hAnsi="Calibri"/>
                <w:color w:val="274e13"/>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9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Melaksanakan audit hukum secara mandiri terhadap transaksi kredit/ investasi serta mengidentifikasi risiko pidana/ perdata.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A0">
            <w:pPr>
              <w:numPr>
                <w:ilvl w:val="0"/>
                <w:numId w:val="15"/>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melakukan uji tuntas hukum (</w:t>
            </w:r>
            <w:r w:rsidDel="00000000" w:rsidR="00000000" w:rsidRPr="00000000">
              <w:rPr>
                <w:rFonts w:ascii="Calibri" w:cs="Calibri" w:eastAsia="Calibri" w:hAnsi="Calibri"/>
                <w:i w:val="1"/>
                <w:iCs w:val="1"/>
                <w:color w:val="274e13"/>
                <w:rtl w:val="0"/>
              </w:rPr>
              <w:t xml:space="preserve">legal due diligence</w:t>
            </w:r>
            <w:r w:rsidDel="00000000" w:rsidR="00000000" w:rsidRPr="00000000">
              <w:rPr>
                <w:rFonts w:ascii="Calibri" w:cs="Calibri" w:eastAsia="Calibri" w:hAnsi="Calibri"/>
                <w:color w:val="274e13"/>
                <w:rtl w:val="0"/>
              </w:rPr>
              <w:t xml:space="preserve">) secara menyeluruh terhadap debitur/proyek korporasi.</w:t>
            </w:r>
          </w:p>
          <w:p w:rsidR="00000000" w:rsidDel="00000000" w:rsidP="00000000" w:rsidRDefault="00000000" w:rsidRPr="00000000" w14:paraId="000001A1">
            <w:pPr>
              <w:numPr>
                <w:ilvl w:val="0"/>
                <w:numId w:val="15"/>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menganalisis dan menjelaskan unsur-unsur risiko pidana perbankan (</w:t>
            </w:r>
            <w:r w:rsidDel="00000000" w:rsidR="00000000" w:rsidRPr="00000000">
              <w:rPr>
                <w:rFonts w:ascii="Calibri" w:cs="Calibri" w:eastAsia="Calibri" w:hAnsi="Calibri"/>
                <w:i w:val="1"/>
                <w:iCs w:val="1"/>
                <w:color w:val="274e13"/>
                <w:rtl w:val="0"/>
              </w:rPr>
              <w:t xml:space="preserve">unlawful act</w:t>
            </w:r>
            <w:r w:rsidDel="00000000" w:rsidR="00000000" w:rsidRPr="00000000">
              <w:rPr>
                <w:rFonts w:ascii="Calibri" w:cs="Calibri" w:eastAsia="Calibri" w:hAnsi="Calibri"/>
                <w:color w:val="274e13"/>
                <w:rtl w:val="0"/>
              </w:rPr>
              <w:t xml:space="preserve">) atau tindak pidana korporasi.</w:t>
            </w:r>
          </w:p>
          <w:p w:rsidR="00000000" w:rsidDel="00000000" w:rsidP="00000000" w:rsidRDefault="00000000" w:rsidRPr="00000000" w14:paraId="000001A2">
            <w:pPr>
              <w:numPr>
                <w:ilvl w:val="0"/>
                <w:numId w:val="15"/>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menyusun Laporan Hasil Audit Hukum (LHAH) beserta rekomendasi perbaikan yuridis.</w:t>
            </w:r>
          </w:p>
        </w:tc>
      </w:tr>
      <w:tr>
        <w:trPr>
          <w:cantSplit w:val="0"/>
          <w:trHeight w:val="283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A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skema transaksi berisiko tinggi, mengevaluasi efektivitas struktur mitigasi hukum, dan menginvestigasi indikasi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 dari aspek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A6">
            <w:pPr>
              <w:numPr>
                <w:ilvl w:val="0"/>
                <w:numId w:val="46"/>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menganalisis dan menyimpulkan potensi risiko gugatan perdata dan kecacatan skema transaksi kompleks.</w:t>
            </w:r>
            <w:r w:rsidDel="00000000" w:rsidR="00000000" w:rsidRPr="00000000">
              <w:rPr>
                <w:rtl w:val="0"/>
              </w:rPr>
            </w:r>
          </w:p>
          <w:p w:rsidR="00000000" w:rsidDel="00000000" w:rsidP="00000000" w:rsidRDefault="00000000" w:rsidRPr="00000000" w14:paraId="000001A7">
            <w:pPr>
              <w:numPr>
                <w:ilvl w:val="0"/>
                <w:numId w:val="46"/>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mengevaluasi dan menyimpulkan paparan risiko pidana bagi institusi dan pengurus bank dalam suatu tindakan korporasi.</w:t>
            </w:r>
            <w:r w:rsidDel="00000000" w:rsidR="00000000" w:rsidRPr="00000000">
              <w:rPr>
                <w:rtl w:val="0"/>
              </w:rPr>
            </w:r>
          </w:p>
          <w:p w:rsidR="00000000" w:rsidDel="00000000" w:rsidP="00000000" w:rsidRDefault="00000000" w:rsidRPr="00000000" w14:paraId="000001A8">
            <w:pPr>
              <w:numPr>
                <w:ilvl w:val="0"/>
                <w:numId w:val="46"/>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memimpin penelusuran hukum (</w:t>
            </w:r>
            <w:r w:rsidDel="00000000" w:rsidR="00000000" w:rsidRPr="00000000">
              <w:rPr>
                <w:rFonts w:ascii="Calibri" w:cs="Calibri" w:eastAsia="Calibri" w:hAnsi="Calibri"/>
                <w:i w:val="1"/>
                <w:iCs w:val="1"/>
                <w:color w:val="274e13"/>
                <w:rtl w:val="0"/>
              </w:rPr>
              <w:t xml:space="preserve">legal investigation</w:t>
            </w:r>
            <w:r w:rsidDel="00000000" w:rsidR="00000000" w:rsidRPr="00000000">
              <w:rPr>
                <w:rFonts w:ascii="Calibri" w:cs="Calibri" w:eastAsia="Calibri" w:hAnsi="Calibri"/>
                <w:color w:val="274e13"/>
                <w:rtl w:val="0"/>
              </w:rPr>
              <w:t xml:space="preserve">) atas indikasi penyimpangan internal/</w:t>
            </w:r>
            <w:r w:rsidDel="00000000" w:rsidR="00000000" w:rsidRPr="00000000">
              <w:rPr>
                <w:rFonts w:ascii="Calibri" w:cs="Calibri" w:eastAsia="Calibri" w:hAnsi="Calibri"/>
                <w:i w:val="1"/>
                <w:iCs w:val="1"/>
                <w:color w:val="274e13"/>
                <w:rtl w:val="0"/>
              </w:rPr>
              <w:t xml:space="preserve">fraud.</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A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metodologi audit hukum korporasi dan strategi pencegahan risiko pidana perbankan secara menyeluruh.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AC">
            <w:pPr>
              <w:numPr>
                <w:ilvl w:val="0"/>
                <w:numId w:val="91"/>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merancang kerangka audit hukum korporasi (</w:t>
            </w:r>
            <w:r w:rsidDel="00000000" w:rsidR="00000000" w:rsidRPr="00000000">
              <w:rPr>
                <w:rFonts w:ascii="Calibri" w:cs="Calibri" w:eastAsia="Calibri" w:hAnsi="Calibri"/>
                <w:i w:val="1"/>
                <w:iCs w:val="1"/>
                <w:color w:val="274e13"/>
                <w:rtl w:val="0"/>
              </w:rPr>
              <w:t xml:space="preserve">corporate legal audit framework</w:t>
            </w:r>
            <w:r w:rsidDel="00000000" w:rsidR="00000000" w:rsidRPr="00000000">
              <w:rPr>
                <w:rFonts w:ascii="Calibri" w:cs="Calibri" w:eastAsia="Calibri" w:hAnsi="Calibri"/>
                <w:color w:val="274e13"/>
                <w:rtl w:val="0"/>
              </w:rPr>
              <w:t xml:space="preserve">) yang komprehensif.</w:t>
            </w:r>
          </w:p>
          <w:p w:rsidR="00000000" w:rsidDel="00000000" w:rsidP="00000000" w:rsidRDefault="00000000" w:rsidRPr="00000000" w14:paraId="000001AD">
            <w:pPr>
              <w:numPr>
                <w:ilvl w:val="0"/>
                <w:numId w:val="91"/>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merumuskan sistem penangkal (</w:t>
            </w:r>
            <w:r w:rsidDel="00000000" w:rsidR="00000000" w:rsidRPr="00000000">
              <w:rPr>
                <w:rFonts w:ascii="Calibri" w:cs="Calibri" w:eastAsia="Calibri" w:hAnsi="Calibri"/>
                <w:i w:val="1"/>
                <w:iCs w:val="1"/>
                <w:color w:val="274e13"/>
                <w:rtl w:val="0"/>
              </w:rPr>
              <w:t xml:space="preserve">legal defense mechanism</w:t>
            </w:r>
            <w:r w:rsidDel="00000000" w:rsidR="00000000" w:rsidRPr="00000000">
              <w:rPr>
                <w:rFonts w:ascii="Calibri" w:cs="Calibri" w:eastAsia="Calibri" w:hAnsi="Calibri"/>
                <w:color w:val="274e13"/>
                <w:rtl w:val="0"/>
              </w:rPr>
              <w:t xml:space="preserve">) untuk melindungi bank dari risiko kriminalisasi bisnis.</w:t>
            </w:r>
          </w:p>
        </w:tc>
      </w:tr>
    </w:tbl>
    <w:p w:rsidR="00000000" w:rsidDel="00000000" w:rsidP="00000000" w:rsidRDefault="00000000" w:rsidRPr="00000000" w14:paraId="000001A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(GCL-12) </w:t>
      </w:r>
      <w:r w:rsidDel="00000000" w:rsidR="00000000" w:rsidRPr="00000000">
        <w:rPr>
          <w:rFonts w:ascii="Calibri" w:cs="Calibri" w:eastAsia="Calibri" w:hAnsi="Calibri"/>
          <w:sz w:val="29"/>
          <w:szCs w:val="29"/>
          <w:rtl w:val="0"/>
        </w:rPr>
        <w:t xml:space="preserve">Penyusunan Pertimbangan Hukum </w:t>
      </w:r>
      <w:r w:rsidDel="00000000" w:rsidR="00000000" w:rsidRPr="00000000">
        <w:rPr>
          <w:rtl w:val="0"/>
        </w:rPr>
      </w:r>
    </w:p>
    <w:p w:rsidR="00000000" w:rsidDel="00000000" w:rsidP="00000000" w:rsidRDefault="00000000" w:rsidRPr="00000000" w14:paraId="000001AF">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analisis yuridis secara mendalam dan merumuskan pendapat hukum (</w:t>
      </w:r>
      <w:r w:rsidDel="00000000" w:rsidR="00000000" w:rsidRPr="00000000">
        <w:rPr>
          <w:rFonts w:ascii="Calibri" w:cs="Calibri" w:eastAsia="Calibri" w:hAnsi="Calibri"/>
          <w:i w:val="1"/>
          <w:iCs w:val="1"/>
          <w:rtl w:val="0"/>
        </w:rPr>
        <w:t xml:space="preserve">legal opinion</w:t>
      </w:r>
      <w:r w:rsidDel="00000000" w:rsidR="00000000" w:rsidRPr="00000000">
        <w:rPr>
          <w:rFonts w:ascii="Calibri" w:cs="Calibri" w:eastAsia="Calibri" w:hAnsi="Calibri"/>
          <w:rtl w:val="0"/>
        </w:rPr>
        <w:t xml:space="preserve">) yang formal, terstruktur, serta memberikan kepastian hukum bagi manajemen dalam mengambil keputusan.</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B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B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Membantu mengumpulkan bahan hukum dan menyusun kronologis fakta untuk keperluan </w:t>
            </w:r>
            <w:r w:rsidDel="00000000" w:rsidR="00000000" w:rsidRPr="00000000">
              <w:rPr>
                <w:rFonts w:ascii="Calibri" w:cs="Calibri" w:eastAsia="Calibri" w:hAnsi="Calibri"/>
                <w:i w:val="1"/>
                <w:iCs w:val="1"/>
                <w:rtl w:val="0"/>
              </w:rPr>
              <w:t xml:space="preserve">legal opinion</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B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3">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menyusun ringkasan duduk perkara/kronologi kejadian secara sistematis.</w:t>
            </w:r>
            <w:r w:rsidDel="00000000" w:rsidR="00000000" w:rsidRPr="00000000">
              <w:rPr>
                <w:rtl w:val="0"/>
              </w:rPr>
            </w:r>
          </w:p>
          <w:p w:rsidR="00000000" w:rsidDel="00000000" w:rsidP="00000000" w:rsidRDefault="00000000" w:rsidRPr="00000000" w14:paraId="000001B4">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mengumpulkan dan menyebutkan dasar hukum yang relevan dengan pokok permasalahan hukum yang dihadapi.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B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B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struktur penyusunan pertimbangan hukum dan melakukan analisis masalah hukum.</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B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8">
            <w:pPr>
              <w:numPr>
                <w:ilvl w:val="0"/>
                <w:numId w:val="44"/>
              </w:numPr>
              <w:spacing w:after="120" w:line="276" w:lineRule="auto"/>
              <w:ind w:left="300" w:hanging="360"/>
              <w:rPr/>
            </w:pPr>
            <w:r w:rsidDel="00000000" w:rsidR="00000000" w:rsidRPr="00000000">
              <w:rPr>
                <w:rFonts w:ascii="Calibri" w:cs="Calibri" w:eastAsia="Calibri" w:hAnsi="Calibri"/>
                <w:rtl w:val="0"/>
              </w:rPr>
              <w:t xml:space="preserve">Mampu mencari ketentuan hukum yang relevan dengan permasalahan hukum yang dihadapi. </w:t>
            </w:r>
            <w:r w:rsidDel="00000000" w:rsidR="00000000" w:rsidRPr="00000000">
              <w:rPr>
                <w:rtl w:val="0"/>
              </w:rPr>
            </w:r>
          </w:p>
          <w:p w:rsidR="00000000" w:rsidDel="00000000" w:rsidP="00000000" w:rsidRDefault="00000000" w:rsidRPr="00000000" w14:paraId="000001B9">
            <w:pPr>
              <w:numPr>
                <w:ilvl w:val="0"/>
                <w:numId w:val="44"/>
              </w:numPr>
              <w:spacing w:after="120" w:line="276" w:lineRule="auto"/>
              <w:ind w:left="300" w:hanging="360"/>
              <w:rPr/>
            </w:pPr>
            <w:r w:rsidDel="00000000" w:rsidR="00000000" w:rsidRPr="00000000">
              <w:rPr>
                <w:rFonts w:ascii="Calibri" w:cs="Calibri" w:eastAsia="Calibri" w:hAnsi="Calibri"/>
                <w:rtl w:val="0"/>
              </w:rPr>
              <w:t xml:space="preserve">Mampu menganalisis permasalahan hukum yang sementara ditangani dengan menghubungkan berdasarkan ketentuan hukum, peraturan perundang-undangan yang berlaku dan SOP internal bank yang berlaku. </w:t>
            </w:r>
            <w:r w:rsidDel="00000000" w:rsidR="00000000" w:rsidRPr="00000000">
              <w:rPr>
                <w:rtl w:val="0"/>
              </w:rPr>
            </w:r>
          </w:p>
          <w:p w:rsidR="00000000" w:rsidDel="00000000" w:rsidP="00000000" w:rsidRDefault="00000000" w:rsidRPr="00000000" w14:paraId="000001BA">
            <w:pPr>
              <w:numPr>
                <w:ilvl w:val="0"/>
                <w:numId w:val="44"/>
              </w:numPr>
              <w:spacing w:after="120" w:line="240" w:lineRule="auto"/>
              <w:ind w:left="300" w:hanging="360"/>
              <w:rPr/>
            </w:pPr>
            <w:r w:rsidDel="00000000" w:rsidR="00000000" w:rsidRPr="00000000">
              <w:rPr>
                <w:rFonts w:ascii="Calibri" w:cs="Calibri" w:eastAsia="Calibri" w:hAnsi="Calibri"/>
                <w:rtl w:val="0"/>
              </w:rPr>
              <w:t xml:space="preserve">Mampu menyusun konsep awal pertimbangan hukum sesuai dengan ketentuan.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B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Menyusun pertimbangan hukum dan memberikan rekomendasi hukum berdasarkan peraturan perundang-undangan yang berlaku.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E">
            <w:pPr>
              <w:numPr>
                <w:ilvl w:val="0"/>
                <w:numId w:val="103"/>
              </w:numPr>
              <w:spacing w:after="120" w:line="276" w:lineRule="auto"/>
              <w:ind w:left="300" w:hanging="360"/>
              <w:rPr/>
            </w:pPr>
            <w:r w:rsidDel="00000000" w:rsidR="00000000" w:rsidRPr="00000000">
              <w:rPr>
                <w:rFonts w:ascii="Calibri" w:cs="Calibri" w:eastAsia="Calibri" w:hAnsi="Calibri"/>
                <w:rtl w:val="0"/>
              </w:rPr>
              <w:t xml:space="preserve">Mampu merumuskan hasil analisis yuridis dengan memadukan peraturan, kaidah hukum, dan fakta hukum. </w:t>
            </w:r>
            <w:r w:rsidDel="00000000" w:rsidR="00000000" w:rsidRPr="00000000">
              <w:rPr>
                <w:rtl w:val="0"/>
              </w:rPr>
            </w:r>
          </w:p>
          <w:p w:rsidR="00000000" w:rsidDel="00000000" w:rsidP="00000000" w:rsidRDefault="00000000" w:rsidRPr="00000000" w14:paraId="000001BF">
            <w:pPr>
              <w:numPr>
                <w:ilvl w:val="0"/>
                <w:numId w:val="103"/>
              </w:numPr>
              <w:spacing w:after="120" w:line="276" w:lineRule="auto"/>
              <w:ind w:left="300" w:hanging="360"/>
              <w:rPr/>
            </w:pPr>
            <w:r w:rsidDel="00000000" w:rsidR="00000000" w:rsidRPr="00000000">
              <w:rPr>
                <w:rFonts w:ascii="Calibri" w:cs="Calibri" w:eastAsia="Calibri" w:hAnsi="Calibri"/>
                <w:rtl w:val="0"/>
              </w:rPr>
              <w:t xml:space="preserve">Mampu menyusun dan membuat pertimbangan hukum dengan memadukan hasil analisis yuridis dengan menyesuaikan pada ketentuan peraturan perundang-undangan, kaidah hukum dan fakta hukum. </w:t>
            </w:r>
            <w:r w:rsidDel="00000000" w:rsidR="00000000" w:rsidRPr="00000000">
              <w:rPr>
                <w:rtl w:val="0"/>
              </w:rPr>
            </w:r>
          </w:p>
          <w:p w:rsidR="00000000" w:rsidDel="00000000" w:rsidP="00000000" w:rsidRDefault="00000000" w:rsidRPr="00000000" w14:paraId="000001C0">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memberikan rekomendasi pertimbangan hukum yang jelas dan terukur untuk meminimalkan kerugian bank.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C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 permasalahan hukum (Litigasi dan Non Litigasi) dan mengevaluasi rekomendasi pertimbangan hukum.</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4">
            <w:pPr>
              <w:numPr>
                <w:ilvl w:val="0"/>
                <w:numId w:val="96"/>
              </w:numPr>
              <w:spacing w:after="120" w:line="276" w:lineRule="auto"/>
              <w:ind w:left="300" w:hanging="360"/>
              <w:jc w:val="both"/>
              <w:rPr/>
            </w:pPr>
            <w:r w:rsidDel="00000000" w:rsidR="00000000" w:rsidRPr="00000000">
              <w:rPr>
                <w:rFonts w:ascii="Calibri" w:cs="Calibri" w:eastAsia="Calibri" w:hAnsi="Calibri"/>
                <w:rtl w:val="0"/>
              </w:rPr>
              <w:t xml:space="preserve">Mampu menganalisa Pertimbangan Hukum yang telah dianalisa sebelumnya dengan kapasitas sebagai supervisi. </w:t>
            </w:r>
            <w:r w:rsidDel="00000000" w:rsidR="00000000" w:rsidRPr="00000000">
              <w:rPr>
                <w:rtl w:val="0"/>
              </w:rPr>
            </w:r>
          </w:p>
          <w:p w:rsidR="00000000" w:rsidDel="00000000" w:rsidP="00000000" w:rsidRDefault="00000000" w:rsidRPr="00000000" w14:paraId="000001C5">
            <w:pPr>
              <w:numPr>
                <w:ilvl w:val="0"/>
                <w:numId w:val="96"/>
              </w:numPr>
              <w:spacing w:after="120" w:line="276" w:lineRule="auto"/>
              <w:ind w:left="300" w:hanging="360"/>
              <w:jc w:val="both"/>
              <w:rPr/>
            </w:pPr>
            <w:r w:rsidDel="00000000" w:rsidR="00000000" w:rsidRPr="00000000">
              <w:rPr>
                <w:rFonts w:ascii="Calibri" w:cs="Calibri" w:eastAsia="Calibri" w:hAnsi="Calibri"/>
                <w:rtl w:val="0"/>
              </w:rPr>
              <w:t xml:space="preserve">Mampu mengevaluasi dan memberikan kaji ulang (</w:t>
            </w:r>
            <w:r w:rsidDel="00000000" w:rsidR="00000000" w:rsidRPr="00000000">
              <w:rPr>
                <w:rFonts w:ascii="Calibri" w:cs="Calibri" w:eastAsia="Calibri" w:hAnsi="Calibri"/>
                <w:i w:val="1"/>
                <w:iCs w:val="1"/>
                <w:rtl w:val="0"/>
              </w:rPr>
              <w:t xml:space="preserve">second opinion</w:t>
            </w:r>
            <w:r w:rsidDel="00000000" w:rsidR="00000000" w:rsidRPr="00000000">
              <w:rPr>
                <w:rFonts w:ascii="Calibri" w:cs="Calibri" w:eastAsia="Calibri" w:hAnsi="Calibri"/>
                <w:rtl w:val="0"/>
              </w:rPr>
              <w:t xml:space="preserve">) atas </w:t>
            </w:r>
            <w:r w:rsidDel="00000000" w:rsidR="00000000" w:rsidRPr="00000000">
              <w:rPr>
                <w:rFonts w:ascii="Calibri" w:cs="Calibri" w:eastAsia="Calibri" w:hAnsi="Calibri"/>
                <w:i w:val="1"/>
                <w:iCs w:val="1"/>
                <w:rtl w:val="0"/>
              </w:rPr>
              <w:t xml:space="preserve">Pertimbangan Hukum</w:t>
            </w:r>
            <w:r w:rsidDel="00000000" w:rsidR="00000000" w:rsidRPr="00000000">
              <w:rPr>
                <w:rFonts w:ascii="Calibri" w:cs="Calibri" w:eastAsia="Calibri" w:hAnsi="Calibri"/>
                <w:rtl w:val="0"/>
              </w:rPr>
              <w:t xml:space="preserve"> yang diberikan. </w:t>
            </w:r>
            <w:r w:rsidDel="00000000" w:rsidR="00000000" w:rsidRPr="00000000">
              <w:rPr>
                <w:rFonts w:ascii="Calibri" w:cs="Calibri" w:eastAsia="Calibri" w:hAnsi="Calibri"/>
                <w:rtl w:val="0"/>
              </w:rPr>
              <w:t xml:space="preserve">.</w:t>
            </w:r>
          </w:p>
          <w:p w:rsidR="00000000" w:rsidDel="00000000" w:rsidP="00000000" w:rsidRDefault="00000000" w:rsidRPr="00000000" w14:paraId="000001C6">
            <w:pPr>
              <w:numPr>
                <w:ilvl w:val="0"/>
                <w:numId w:val="96"/>
              </w:numPr>
              <w:spacing w:after="120" w:line="240" w:lineRule="auto"/>
              <w:ind w:left="300" w:hanging="360"/>
              <w:rPr/>
            </w:pPr>
            <w:r w:rsidDel="00000000" w:rsidR="00000000" w:rsidRPr="00000000">
              <w:rPr>
                <w:rFonts w:ascii="Calibri" w:cs="Calibri" w:eastAsia="Calibri" w:hAnsi="Calibri"/>
                <w:rtl w:val="0"/>
              </w:rPr>
              <w:t xml:space="preserve">Mampu menjelaskan hasil pertimbangan hukum di hadapan jajaran Direksi dan pihak eksternal.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C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Menjadi rujukan strategis dalam penilaian aspek hukum atas pertimbangan hukum yang diberikan sebagai pertimbangan Direksi untuk pengambilan keputusan.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A">
            <w:pPr>
              <w:numPr>
                <w:ilvl w:val="0"/>
                <w:numId w:val="32"/>
              </w:numPr>
              <w:spacing w:after="120" w:line="276" w:lineRule="auto"/>
              <w:ind w:left="300" w:hanging="360"/>
              <w:rPr/>
            </w:pPr>
            <w:r w:rsidDel="00000000" w:rsidR="00000000" w:rsidRPr="00000000">
              <w:rPr>
                <w:rFonts w:ascii="Calibri" w:cs="Calibri" w:eastAsia="Calibri" w:hAnsi="Calibri"/>
                <w:rtl w:val="0"/>
              </w:rPr>
              <w:t xml:space="preserve">Mampu merumuskan alternatif penyelesaian hukum beserta konsekuensi dan tingkat risikonya sebagai dasar bagi Direksi dalam menentukan langkah strategis bank untuk menyelesaikan permasalahan hukum tersebut. </w:t>
            </w:r>
            <w:r w:rsidDel="00000000" w:rsidR="00000000" w:rsidRPr="00000000">
              <w:rPr>
                <w:rtl w:val="0"/>
              </w:rPr>
            </w:r>
          </w:p>
          <w:p w:rsidR="00000000" w:rsidDel="00000000" w:rsidP="00000000" w:rsidRDefault="00000000" w:rsidRPr="00000000" w14:paraId="000001CB">
            <w:pPr>
              <w:numPr>
                <w:ilvl w:val="0"/>
                <w:numId w:val="32"/>
              </w:numPr>
              <w:spacing w:after="120" w:line="276" w:lineRule="auto"/>
              <w:ind w:left="300" w:hanging="360"/>
              <w:rPr/>
            </w:pPr>
            <w:r w:rsidDel="00000000" w:rsidR="00000000" w:rsidRPr="00000000">
              <w:rPr>
                <w:rFonts w:ascii="Calibri" w:cs="Calibri" w:eastAsia="Calibri" w:hAnsi="Calibri"/>
                <w:rtl w:val="0"/>
              </w:rPr>
              <w:t xml:space="preserve">Mampu menyusun hasil pertimbangan hukum yang objektif, komprehensif dan berdasarkan ketentuan hukum dan peraturan perundang-undangan yang berlaku sebagai dasar pertimbangan kepada Direksi bank dalam menentukan langkah strategis dan mengambil keputusan serta memitigasi risiko hukum bank. </w:t>
            </w:r>
          </w:p>
          <w:p w:rsidR="00000000" w:rsidDel="00000000" w:rsidP="00000000" w:rsidRDefault="00000000" w:rsidRPr="00000000" w14:paraId="000001CC">
            <w:pPr>
              <w:numPr>
                <w:ilvl w:val="0"/>
                <w:numId w:val="32"/>
              </w:numPr>
              <w:spacing w:after="120" w:line="276" w:lineRule="auto"/>
              <w:ind w:left="300" w:hanging="360"/>
              <w:rPr/>
            </w:pPr>
            <w:r w:rsidDel="00000000" w:rsidR="00000000" w:rsidRPr="00000000">
              <w:rPr>
                <w:rFonts w:ascii="Calibri" w:cs="Calibri" w:eastAsia="Calibri" w:hAnsi="Calibri"/>
                <w:rtl w:val="0"/>
              </w:rPr>
              <w:t xml:space="preserve">Mampu memberikan rekomendasi hukum berdasarkan analisis peraturan hukum, peraturan perundangan undangan dan peraturan internal bank guna memastikan pengambilan keputusan Direksi telah sesuai dengan kepentingan hukum bank. </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(GCL-13) </w:t>
      </w:r>
      <w:r w:rsidDel="00000000" w:rsidR="00000000" w:rsidRPr="00000000">
        <w:rPr>
          <w:rFonts w:ascii="Calibri" w:cs="Calibri" w:eastAsia="Calibri" w:hAnsi="Calibri"/>
          <w:sz w:val="29"/>
          <w:szCs w:val="29"/>
          <w:rtl w:val="0"/>
        </w:rPr>
        <w:t xml:space="preserve">Penyusunan Review Perjanjian Kerja Sama, SK, SE dan Pedoman dengan Pihak Ketiga/Eksternal.</w:t>
      </w:r>
      <w:r w:rsidDel="00000000" w:rsidR="00000000" w:rsidRPr="00000000">
        <w:rPr>
          <w:rFonts w:ascii="Calibri" w:cs="Calibri" w:eastAsia="Calibri" w:hAnsi="Calibri"/>
          <w:sz w:val="29"/>
          <w:szCs w:val="29"/>
          <w:rtl w:val="0"/>
        </w:rPr>
        <w:t xml:space="preserve"> </w:t>
      </w:r>
      <w:r w:rsidDel="00000000" w:rsidR="00000000" w:rsidRPr="00000000">
        <w:rPr>
          <w:rtl w:val="0"/>
        </w:rPr>
      </w:r>
    </w:p>
    <w:p w:rsidR="00000000" w:rsidDel="00000000" w:rsidP="00000000" w:rsidRDefault="00000000" w:rsidRPr="00000000" w14:paraId="000001CF">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merancang, mengulas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dan menyempurnakan perjanjian draf Perjanjian Kerja sama, SK, SE dan Pedoman dengan Pihak Ketiga/Eksternal. </w:t>
      </w:r>
      <w:r w:rsidDel="00000000" w:rsidR="00000000" w:rsidRPr="00000000">
        <w:rPr>
          <w:rtl w:val="0"/>
        </w:rPr>
      </w:r>
    </w:p>
    <w:tbl>
      <w:tblPr>
        <w:tblStyle w:val="Table15"/>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D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D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Mengenal jenis-jenis Draf yang akan di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dan mengelola dokumen pendukung sebagai lampiran Dokumen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t>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1D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3">
            <w:pPr>
              <w:numPr>
                <w:ilvl w:val="0"/>
                <w:numId w:val="23"/>
              </w:numPr>
              <w:spacing w:after="120" w:line="276" w:lineRule="auto"/>
              <w:ind w:left="300" w:hanging="360"/>
              <w:rPr/>
            </w:pPr>
            <w:r w:rsidDel="00000000" w:rsidR="00000000" w:rsidRPr="00000000">
              <w:rPr>
                <w:rFonts w:ascii="Calibri" w:cs="Calibri" w:eastAsia="Calibri" w:hAnsi="Calibri"/>
                <w:rtl w:val="0"/>
              </w:rPr>
              <w:t xml:space="preserve">Mampu menganalisa draf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dan memverifikasi lampiran Dokumen pendukung dan menyesuaikan dengan </w:t>
            </w:r>
            <w:r w:rsidDel="00000000" w:rsidR="00000000" w:rsidRPr="00000000">
              <w:rPr>
                <w:rFonts w:ascii="Calibri" w:cs="Calibri" w:eastAsia="Calibri" w:hAnsi="Calibri"/>
                <w:i w:val="1"/>
                <w:iCs w:val="1"/>
                <w:rtl w:val="0"/>
              </w:rPr>
              <w:t xml:space="preserve">Legal Drafting</w:t>
            </w:r>
            <w:r w:rsidDel="00000000" w:rsidR="00000000" w:rsidRPr="00000000">
              <w:rPr>
                <w:rFonts w:ascii="Calibri" w:cs="Calibri" w:eastAsia="Calibri" w:hAnsi="Calibri"/>
                <w:rtl w:val="0"/>
              </w:rPr>
              <w:t xml:space="preserve"> Bagian Hukum dan Litigasi. </w:t>
            </w:r>
            <w:r w:rsidDel="00000000" w:rsidR="00000000" w:rsidRPr="00000000">
              <w:rPr>
                <w:rtl w:val="0"/>
              </w:rPr>
            </w:r>
          </w:p>
          <w:p w:rsidR="00000000" w:rsidDel="00000000" w:rsidP="00000000" w:rsidRDefault="00000000" w:rsidRPr="00000000" w14:paraId="000001D4">
            <w:pPr>
              <w:numPr>
                <w:ilvl w:val="0"/>
                <w:numId w:val="23"/>
              </w:numPr>
              <w:spacing w:after="120" w:line="276" w:lineRule="auto"/>
              <w:ind w:left="300" w:hanging="360"/>
              <w:rPr/>
            </w:pPr>
            <w:r w:rsidDel="00000000" w:rsidR="00000000" w:rsidRPr="00000000">
              <w:rPr>
                <w:rFonts w:ascii="Calibri" w:cs="Calibri" w:eastAsia="Calibri" w:hAnsi="Calibri"/>
                <w:rtl w:val="0"/>
              </w:rPr>
              <w:t xml:space="preserve">Mampu memverifikasi dan menyimpulkan tingkat kesesuaian data para pihak dalam dokumen draf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berdasarkan dokumen identitas. </w:t>
            </w:r>
            <w:r w:rsidDel="00000000" w:rsidR="00000000" w:rsidRPr="00000000">
              <w:rPr>
                <w:rtl w:val="0"/>
              </w:rPr>
            </w:r>
          </w:p>
          <w:p w:rsidR="00000000" w:rsidDel="00000000" w:rsidP="00000000" w:rsidRDefault="00000000" w:rsidRPr="00000000" w14:paraId="000001D5">
            <w:pPr>
              <w:numPr>
                <w:ilvl w:val="0"/>
                <w:numId w:val="23"/>
              </w:numPr>
              <w:spacing w:after="120" w:line="240" w:lineRule="auto"/>
              <w:ind w:left="300" w:hanging="360"/>
              <w:rPr/>
            </w:pPr>
            <w:r w:rsidDel="00000000" w:rsidR="00000000" w:rsidRPr="00000000">
              <w:rPr>
                <w:rFonts w:ascii="Calibri" w:cs="Calibri" w:eastAsia="Calibri" w:hAnsi="Calibri"/>
                <w:rtl w:val="0"/>
              </w:rPr>
              <w:t xml:space="preserve">Mampu memeriksa dan menyimpulkan tingkat kelengkapan serta kerapian lampiran dan dokumen pendukung perjanjian sesuai dengan persyaratan standar bank.</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D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D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susunan kerangka perjanjian dan melakukan penyesuaian antara draf Dokumen PKS, SK, SE, dan Pedoman pihak ketiga/eksternal berdasarkan </w:t>
            </w:r>
            <w:r w:rsidDel="00000000" w:rsidR="00000000" w:rsidRPr="00000000">
              <w:rPr>
                <w:rFonts w:ascii="Calibri" w:cs="Calibri" w:eastAsia="Calibri" w:hAnsi="Calibri"/>
                <w:i w:val="1"/>
                <w:iCs w:val="1"/>
                <w:rtl w:val="0"/>
              </w:rPr>
              <w:t xml:space="preserve">Legal Drafting</w:t>
            </w:r>
            <w:r w:rsidDel="00000000" w:rsidR="00000000" w:rsidRPr="00000000">
              <w:rPr>
                <w:rFonts w:ascii="Calibri" w:cs="Calibri" w:eastAsia="Calibri" w:hAnsi="Calibri"/>
                <w:rtl w:val="0"/>
              </w:rPr>
              <w:t xml:space="preserve"> Bagian Hukum dan Litigasi.</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1D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9">
            <w:pPr>
              <w:numPr>
                <w:ilvl w:val="0"/>
                <w:numId w:val="98"/>
              </w:numPr>
              <w:spacing w:after="120" w:line="276" w:lineRule="auto"/>
              <w:ind w:left="300" w:hanging="360"/>
              <w:rPr/>
            </w:pPr>
            <w:r w:rsidDel="00000000" w:rsidR="00000000" w:rsidRPr="00000000">
              <w:rPr>
                <w:rFonts w:ascii="Calibri" w:cs="Calibri" w:eastAsia="Calibri" w:hAnsi="Calibri"/>
                <w:rtl w:val="0"/>
              </w:rPr>
              <w:t xml:space="preserve">Mampu berkoordinasi dengan </w:t>
            </w:r>
            <w:r w:rsidDel="00000000" w:rsidR="00000000" w:rsidRPr="00000000">
              <w:rPr>
                <w:rFonts w:ascii="Calibri" w:cs="Calibri" w:eastAsia="Calibri" w:hAnsi="Calibri"/>
                <w:i w:val="1"/>
                <w:iCs w:val="1"/>
                <w:rtl w:val="0"/>
              </w:rPr>
              <w:t xml:space="preserve">Product Owner</w:t>
            </w:r>
            <w:r w:rsidDel="00000000" w:rsidR="00000000" w:rsidRPr="00000000">
              <w:rPr>
                <w:rFonts w:ascii="Calibri" w:cs="Calibri" w:eastAsia="Calibri" w:hAnsi="Calibri"/>
                <w:rtl w:val="0"/>
              </w:rPr>
              <w:t xml:space="preserve"> sebelum melakukan penyusunan Review. </w:t>
            </w:r>
            <w:r w:rsidDel="00000000" w:rsidR="00000000" w:rsidRPr="00000000">
              <w:rPr>
                <w:rtl w:val="0"/>
              </w:rPr>
            </w:r>
          </w:p>
          <w:p w:rsidR="00000000" w:rsidDel="00000000" w:rsidP="00000000" w:rsidRDefault="00000000" w:rsidRPr="00000000" w14:paraId="000001DA">
            <w:pPr>
              <w:numPr>
                <w:ilvl w:val="0"/>
                <w:numId w:val="98"/>
              </w:numPr>
              <w:spacing w:after="120" w:line="276" w:lineRule="auto"/>
              <w:ind w:left="300" w:hanging="360"/>
              <w:rPr/>
            </w:pPr>
            <w:r w:rsidDel="00000000" w:rsidR="00000000" w:rsidRPr="00000000">
              <w:rPr>
                <w:rFonts w:ascii="Calibri" w:cs="Calibri" w:eastAsia="Calibri" w:hAnsi="Calibri"/>
                <w:rtl w:val="0"/>
              </w:rPr>
              <w:t xml:space="preserve">Mampu menyusun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terhadap draf perjanjian Kerja sama, SK, SE, dan Pedoman. </w:t>
            </w:r>
            <w:r w:rsidDel="00000000" w:rsidR="00000000" w:rsidRPr="00000000">
              <w:rPr>
                <w:rtl w:val="0"/>
              </w:rPr>
            </w:r>
          </w:p>
          <w:p w:rsidR="00000000" w:rsidDel="00000000" w:rsidP="00000000" w:rsidRDefault="00000000" w:rsidRPr="00000000" w14:paraId="000001DB">
            <w:pPr>
              <w:numPr>
                <w:ilvl w:val="0"/>
                <w:numId w:val="98"/>
              </w:numPr>
              <w:spacing w:after="120" w:line="240" w:lineRule="auto"/>
              <w:ind w:left="300" w:hanging="360"/>
              <w:rPr/>
            </w:pPr>
            <w:r w:rsidDel="00000000" w:rsidR="00000000" w:rsidRPr="00000000">
              <w:rPr>
                <w:rFonts w:ascii="Calibri" w:cs="Calibri" w:eastAsia="Calibri" w:hAnsi="Calibri"/>
                <w:rtl w:val="0"/>
              </w:rPr>
              <w:t xml:space="preserve">Mampu memberikan rekomendasi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sesuai dengan ketentuan hukum, peraturan perundang-undangan dan SOP internal yang berlaku.</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D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D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Merancang dan menyempurnakan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draf PKS, SK, SE, dan Pedoman pihak ketiga/eksternal berdasarkan </w:t>
            </w:r>
            <w:r w:rsidDel="00000000" w:rsidR="00000000" w:rsidRPr="00000000">
              <w:rPr>
                <w:rFonts w:ascii="Calibri" w:cs="Calibri" w:eastAsia="Calibri" w:hAnsi="Calibri"/>
                <w:i w:val="1"/>
                <w:iCs w:val="1"/>
                <w:rtl w:val="0"/>
              </w:rPr>
              <w:t xml:space="preserve">Legal Drafting</w:t>
            </w:r>
            <w:r w:rsidDel="00000000" w:rsidR="00000000" w:rsidRPr="00000000">
              <w:rPr>
                <w:rFonts w:ascii="Calibri" w:cs="Calibri" w:eastAsia="Calibri" w:hAnsi="Calibri"/>
                <w:rtl w:val="0"/>
              </w:rPr>
              <w:t xml:space="preserve"> Bagian Hukum dan Litigasi.</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1D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F">
            <w:pPr>
              <w:numPr>
                <w:ilvl w:val="0"/>
                <w:numId w:val="53"/>
              </w:numPr>
              <w:spacing w:after="120" w:line="276" w:lineRule="auto"/>
              <w:ind w:left="300" w:hanging="360"/>
              <w:rPr/>
            </w:pPr>
            <w:r w:rsidDel="00000000" w:rsidR="00000000" w:rsidRPr="00000000">
              <w:rPr>
                <w:rFonts w:ascii="Calibri" w:cs="Calibri" w:eastAsia="Calibri" w:hAnsi="Calibri"/>
                <w:rtl w:val="0"/>
              </w:rPr>
              <w:t xml:space="preserve">Mampu merancang rekomendasi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hukum sesuai dengan ketentuan hukum, peraturan perundang-undangan dan SOP internal yang berlaku. </w:t>
            </w:r>
            <w:r w:rsidDel="00000000" w:rsidR="00000000" w:rsidRPr="00000000">
              <w:rPr>
                <w:rtl w:val="0"/>
              </w:rPr>
            </w:r>
          </w:p>
          <w:p w:rsidR="00000000" w:rsidDel="00000000" w:rsidP="00000000" w:rsidRDefault="00000000" w:rsidRPr="00000000" w14:paraId="000001E0">
            <w:pPr>
              <w:numPr>
                <w:ilvl w:val="0"/>
                <w:numId w:val="53"/>
              </w:numPr>
              <w:spacing w:after="120" w:line="276" w:lineRule="auto"/>
              <w:ind w:left="300" w:hanging="360"/>
              <w:rPr/>
            </w:pPr>
            <w:r w:rsidDel="00000000" w:rsidR="00000000" w:rsidRPr="00000000">
              <w:rPr>
                <w:rFonts w:ascii="Calibri" w:cs="Calibri" w:eastAsia="Calibri" w:hAnsi="Calibri"/>
                <w:rtl w:val="0"/>
              </w:rPr>
              <w:t xml:space="preserve">Mampu menyelaraskan antara </w:t>
            </w:r>
            <w:r w:rsidDel="00000000" w:rsidR="00000000" w:rsidRPr="00000000">
              <w:rPr>
                <w:rFonts w:ascii="Calibri" w:cs="Calibri" w:eastAsia="Calibri" w:hAnsi="Calibri"/>
                <w:i w:val="1"/>
                <w:iCs w:val="1"/>
                <w:rtl w:val="0"/>
              </w:rPr>
              <w:t xml:space="preserve">Legal Drafting</w:t>
            </w:r>
            <w:r w:rsidDel="00000000" w:rsidR="00000000" w:rsidRPr="00000000">
              <w:rPr>
                <w:rFonts w:ascii="Calibri" w:cs="Calibri" w:eastAsia="Calibri" w:hAnsi="Calibri"/>
                <w:rtl w:val="0"/>
              </w:rPr>
              <w:t xml:space="preserve"> Bagian Hukum dan Litigasi dengan Draf PKS, SK, SE, dan Pedoman pihak ketiga/eksternal yang diajukan. </w:t>
            </w:r>
            <w:r w:rsidDel="00000000" w:rsidR="00000000" w:rsidRPr="00000000">
              <w:rPr>
                <w:rtl w:val="0"/>
              </w:rPr>
            </w:r>
          </w:p>
          <w:p w:rsidR="00000000" w:rsidDel="00000000" w:rsidP="00000000" w:rsidRDefault="00000000" w:rsidRPr="00000000" w14:paraId="000001E1">
            <w:pPr>
              <w:numPr>
                <w:ilvl w:val="0"/>
                <w:numId w:val="53"/>
              </w:numPr>
              <w:spacing w:after="120" w:line="240" w:lineRule="auto"/>
              <w:ind w:left="295" w:hanging="357"/>
              <w:rPr/>
            </w:pPr>
            <w:r w:rsidDel="00000000" w:rsidR="00000000" w:rsidRPr="00000000">
              <w:rPr>
                <w:rFonts w:ascii="Calibri" w:cs="Calibri" w:eastAsia="Calibri" w:hAnsi="Calibri"/>
                <w:rtl w:val="0"/>
              </w:rPr>
              <w:t xml:space="preserve">Mampu memberikan rekomendasi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Draf PKS, SK, SE, dan Pedoman pihak ketiga/eksternal.</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E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E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w:t>
            </w:r>
            <w:r w:rsidDel="00000000" w:rsidR="00000000" w:rsidRPr="00000000">
              <w:rPr>
                <w:rFonts w:ascii="Calibri" w:cs="Calibri" w:eastAsia="Calibri" w:hAnsi="Calibri"/>
                <w:rtl w:val="0"/>
              </w:rPr>
              <w:t xml:space="preserve"> hasil rekomendasi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Draf PKS, SK, SE, dan Pedoman pihak ketiga/eksternal</w:t>
            </w:r>
            <w:r w:rsidDel="00000000" w:rsidR="00000000" w:rsidRPr="00000000">
              <w:rPr>
                <w:rFonts w:ascii="Calibri" w:cs="Calibri" w:eastAsia="Calibri" w:hAnsi="Calibri"/>
                <w:rtl w:val="0"/>
              </w:rPr>
              <w:t xml:space="preserve"> secara jelas, terukur dan tidak multitafsir.</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1E4">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5">
            <w:pPr>
              <w:numPr>
                <w:ilvl w:val="0"/>
                <w:numId w:val="30"/>
              </w:numPr>
              <w:spacing w:after="120" w:line="276" w:lineRule="auto"/>
              <w:ind w:left="300" w:hanging="360"/>
              <w:rPr/>
            </w:pPr>
            <w:r w:rsidDel="00000000" w:rsidR="00000000" w:rsidRPr="00000000">
              <w:rPr>
                <w:rFonts w:ascii="Calibri" w:cs="Calibri" w:eastAsia="Calibri" w:hAnsi="Calibri"/>
                <w:rtl w:val="0"/>
              </w:rPr>
              <w:t xml:space="preserve">Mampu memastikan identifikasi klausul yang termuat dalam Draf </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PKS, SK, SE, dan Pedoman pihak ketiga/eksternal</w:t>
            </w:r>
            <w:r w:rsidDel="00000000" w:rsidR="00000000" w:rsidRPr="00000000">
              <w:rPr>
                <w:rFonts w:ascii="Calibri" w:cs="Calibri" w:eastAsia="Calibri" w:hAnsi="Calibri"/>
                <w:rtl w:val="0"/>
              </w:rPr>
              <w:t xml:space="preserve"> telah sesuai dengan ketentuan perudang-undangan yang berlaku. </w:t>
            </w:r>
            <w:r w:rsidDel="00000000" w:rsidR="00000000" w:rsidRPr="00000000">
              <w:rPr>
                <w:rtl w:val="0"/>
              </w:rPr>
            </w:r>
          </w:p>
          <w:p w:rsidR="00000000" w:rsidDel="00000000" w:rsidP="00000000" w:rsidRDefault="00000000" w:rsidRPr="00000000" w14:paraId="000001E6">
            <w:pPr>
              <w:numPr>
                <w:ilvl w:val="0"/>
                <w:numId w:val="30"/>
              </w:numPr>
              <w:spacing w:after="120" w:line="276" w:lineRule="auto"/>
              <w:ind w:left="300" w:hanging="360"/>
              <w:rPr/>
            </w:pPr>
            <w:r w:rsidDel="00000000" w:rsidR="00000000" w:rsidRPr="00000000">
              <w:rPr>
                <w:rFonts w:ascii="Calibri" w:cs="Calibri" w:eastAsia="Calibri" w:hAnsi="Calibri"/>
                <w:rtl w:val="0"/>
              </w:rPr>
              <w:t xml:space="preserve">Mampu menganalisis secara spesifik dan memitigasi risiko hukum sehubungan dengan draf </w:t>
            </w:r>
            <w:r w:rsidDel="00000000" w:rsidR="00000000" w:rsidRPr="00000000">
              <w:rPr>
                <w:rFonts w:ascii="Calibri" w:cs="Calibri" w:eastAsia="Calibri" w:hAnsi="Calibri"/>
                <w:rtl w:val="0"/>
              </w:rPr>
              <w:t xml:space="preserve">PKS, SK, SE, dan Pedoman pihak ketiga/eksternal secara</w:t>
            </w:r>
            <w:r w:rsidDel="00000000" w:rsidR="00000000" w:rsidRPr="00000000">
              <w:rPr>
                <w:rFonts w:ascii="Calibri" w:cs="Calibri" w:eastAsia="Calibri" w:hAnsi="Calibri"/>
                <w:rtl w:val="0"/>
              </w:rPr>
              <w:t xml:space="preserve"> jelas, terukur dan tidak multitafsir. </w:t>
            </w:r>
            <w:r w:rsidDel="00000000" w:rsidR="00000000" w:rsidRPr="00000000">
              <w:rPr>
                <w:rtl w:val="0"/>
              </w:rPr>
            </w:r>
          </w:p>
          <w:p w:rsidR="00000000" w:rsidDel="00000000" w:rsidP="00000000" w:rsidRDefault="00000000" w:rsidRPr="00000000" w14:paraId="000001E7">
            <w:pPr>
              <w:numPr>
                <w:ilvl w:val="0"/>
                <w:numId w:val="30"/>
              </w:numPr>
              <w:spacing w:after="120" w:line="240" w:lineRule="auto"/>
              <w:ind w:left="295" w:hanging="357"/>
              <w:rPr/>
            </w:pPr>
            <w:r w:rsidDel="00000000" w:rsidR="00000000" w:rsidRPr="00000000">
              <w:rPr>
                <w:rFonts w:ascii="Calibri" w:cs="Calibri" w:eastAsia="Calibri" w:hAnsi="Calibri"/>
                <w:rtl w:val="0"/>
              </w:rPr>
              <w:t xml:space="preserve">Mampu menyempurnakan hasil rekomendasi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draf </w:t>
            </w:r>
            <w:r w:rsidDel="00000000" w:rsidR="00000000" w:rsidRPr="00000000">
              <w:rPr>
                <w:rFonts w:ascii="Calibri" w:cs="Calibri" w:eastAsia="Calibri" w:hAnsi="Calibri"/>
                <w:rtl w:val="0"/>
              </w:rPr>
              <w:t xml:space="preserve">PKS, SK, SE, dan Pedoman pihak ketiga/eksternal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E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E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Menghasilkan rekomendasi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draf </w:t>
            </w:r>
            <w:r w:rsidDel="00000000" w:rsidR="00000000" w:rsidRPr="00000000">
              <w:rPr>
                <w:rFonts w:ascii="Calibri" w:cs="Calibri" w:eastAsia="Calibri" w:hAnsi="Calibri"/>
                <w:rtl w:val="0"/>
              </w:rPr>
              <w:t xml:space="preserve">PKS, SK, SE, dan Pedoman pihak ketiga/eksternal</w:t>
            </w:r>
            <w:r w:rsidDel="00000000" w:rsidR="00000000" w:rsidRPr="00000000">
              <w:rPr>
                <w:rFonts w:ascii="Calibri" w:cs="Calibri" w:eastAsia="Calibri" w:hAnsi="Calibri"/>
                <w:rtl w:val="0"/>
              </w:rPr>
              <w:t xml:space="preserve"> yang menjadi pertimbangan perusahaan untuk melaksanakan kegiatan operasional Bank dan memitigasi risiko hukum Bank.</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1E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B">
            <w:pPr>
              <w:numPr>
                <w:ilvl w:val="0"/>
                <w:numId w:val="95"/>
              </w:numPr>
              <w:spacing w:after="120" w:line="276" w:lineRule="auto"/>
              <w:ind w:left="300" w:hanging="360"/>
              <w:rPr/>
            </w:pPr>
            <w:r w:rsidDel="00000000" w:rsidR="00000000" w:rsidRPr="00000000">
              <w:rPr>
                <w:rFonts w:ascii="Calibri" w:cs="Calibri" w:eastAsia="Calibri" w:hAnsi="Calibri"/>
                <w:rtl w:val="0"/>
              </w:rPr>
              <w:t xml:space="preserve">Mampu mengidentifikasi dan menganalisis risiko hukum dalam </w:t>
            </w:r>
            <w:r w:rsidDel="00000000" w:rsidR="00000000" w:rsidRPr="00000000">
              <w:rPr>
                <w:rFonts w:ascii="Calibri" w:cs="Calibri" w:eastAsia="Calibri" w:hAnsi="Calibri"/>
                <w:i w:val="1"/>
                <w:iCs w:val="1"/>
                <w:rtl w:val="0"/>
              </w:rPr>
              <w:t xml:space="preserve">review </w:t>
            </w:r>
            <w:r w:rsidDel="00000000" w:rsidR="00000000" w:rsidRPr="00000000">
              <w:rPr>
                <w:rFonts w:ascii="Calibri" w:cs="Calibri" w:eastAsia="Calibri" w:hAnsi="Calibri"/>
                <w:rtl w:val="0"/>
              </w:rPr>
              <w:t xml:space="preserve">draf </w:t>
            </w:r>
            <w:r w:rsidDel="00000000" w:rsidR="00000000" w:rsidRPr="00000000">
              <w:rPr>
                <w:rFonts w:ascii="Calibri" w:cs="Calibri" w:eastAsia="Calibri" w:hAnsi="Calibri"/>
                <w:rtl w:val="0"/>
              </w:rPr>
              <w:t xml:space="preserve">PKS, SK, SE, dan Pedoman pihak ketiga/eksternal serta merumuskan langkah mitigasi untuk mencegah timbulnya permasalahan hukum. </w:t>
            </w:r>
            <w:r w:rsidDel="00000000" w:rsidR="00000000" w:rsidRPr="00000000">
              <w:rPr>
                <w:rtl w:val="0"/>
              </w:rPr>
            </w:r>
          </w:p>
          <w:p w:rsidR="00000000" w:rsidDel="00000000" w:rsidP="00000000" w:rsidRDefault="00000000" w:rsidRPr="00000000" w14:paraId="000001EC">
            <w:pPr>
              <w:numPr>
                <w:ilvl w:val="0"/>
                <w:numId w:val="95"/>
              </w:numPr>
              <w:spacing w:after="120" w:line="240" w:lineRule="auto"/>
              <w:ind w:left="300" w:hanging="360"/>
              <w:rPr/>
            </w:pPr>
            <w:r w:rsidDel="00000000" w:rsidR="00000000" w:rsidRPr="00000000">
              <w:rPr>
                <w:rFonts w:ascii="Calibri" w:cs="Calibri" w:eastAsia="Calibri" w:hAnsi="Calibri"/>
                <w:rtl w:val="0"/>
              </w:rPr>
              <w:t xml:space="preserve">Mampu memberikan pertimbangan dan rekomendasi kepada Direksi sebagai dasar pengambilan keputusan strategis yang tepat dan dapat dipertanggungjawabkan sesuai ketentuan yang berlaku.</w:t>
            </w: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1ED">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w:t>
      </w:r>
      <w:r w:rsidDel="00000000" w:rsidR="00000000" w:rsidRPr="00000000">
        <w:rPr>
          <w:rFonts w:ascii="Calibri" w:cs="Calibri" w:eastAsia="Calibri" w:hAnsi="Calibri"/>
          <w:sz w:val="29"/>
          <w:szCs w:val="29"/>
          <w:rtl w:val="0"/>
        </w:rPr>
        <w:t xml:space="preserve">GCL-14) Penerapan Regulasi Hukum Internasional</w:t>
      </w:r>
    </w:p>
    <w:p w:rsidR="00000000" w:rsidDel="00000000" w:rsidP="00000000" w:rsidRDefault="00000000" w:rsidRPr="00000000" w14:paraId="000001EE">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memahami, menganalisis, dan mengimplementasikan ketentuan hukum internasional, standar perbankan global (Basel, FATCA, CRS, </w:t>
      </w:r>
      <w:r w:rsidDel="00000000" w:rsidR="00000000" w:rsidRPr="00000000">
        <w:rPr>
          <w:rFonts w:ascii="Calibri" w:cs="Calibri" w:eastAsia="Calibri" w:hAnsi="Calibri"/>
          <w:i w:val="1"/>
          <w:iCs w:val="1"/>
          <w:rtl w:val="0"/>
        </w:rPr>
        <w:t xml:space="preserve">Sanctions</w:t>
      </w:r>
      <w:r w:rsidDel="00000000" w:rsidR="00000000" w:rsidRPr="00000000">
        <w:rPr>
          <w:rFonts w:ascii="Calibri" w:cs="Calibri" w:eastAsia="Calibri" w:hAnsi="Calibri"/>
          <w:rtl w:val="0"/>
        </w:rPr>
        <w:t xml:space="preserve">), serta regulasi </w:t>
      </w:r>
      <w:r w:rsidDel="00000000" w:rsidR="00000000" w:rsidRPr="00000000">
        <w:rPr>
          <w:rFonts w:ascii="Calibri" w:cs="Calibri" w:eastAsia="Calibri" w:hAnsi="Calibri"/>
          <w:i w:val="1"/>
          <w:iCs w:val="1"/>
          <w:rtl w:val="0"/>
        </w:rPr>
        <w:t xml:space="preserve">cross-border</w:t>
      </w:r>
      <w:r w:rsidDel="00000000" w:rsidR="00000000" w:rsidRPr="00000000">
        <w:rPr>
          <w:rFonts w:ascii="Calibri" w:cs="Calibri" w:eastAsia="Calibri" w:hAnsi="Calibri"/>
          <w:rtl w:val="0"/>
        </w:rPr>
        <w:t xml:space="preserve">.</w:t>
      </w:r>
      <w:r w:rsidDel="00000000" w:rsidR="00000000" w:rsidRPr="00000000">
        <w:rPr>
          <w:rtl w:val="0"/>
        </w:rPr>
      </w:r>
    </w:p>
    <w:tbl>
      <w:tblPr>
        <w:tblStyle w:val="Table16"/>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F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istilah-istilah hukum internasional perbankan dan prosedur dasar transaksi luar negeri.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2">
            <w:pPr>
              <w:numPr>
                <w:ilvl w:val="0"/>
                <w:numId w:val="35"/>
              </w:numPr>
              <w:spacing w:after="120" w:line="240" w:lineRule="auto"/>
              <w:ind w:left="300" w:hanging="360"/>
              <w:rPr/>
            </w:pPr>
            <w:r w:rsidDel="00000000" w:rsidR="00000000" w:rsidRPr="00000000">
              <w:rPr>
                <w:rFonts w:ascii="Calibri" w:cs="Calibri" w:eastAsia="Calibri" w:hAnsi="Calibri"/>
                <w:rtl w:val="0"/>
              </w:rPr>
              <w:t xml:space="preserve">Mampu menentukan dan menyebutkan jenis-jenis aturan internasional dalam transaksi perbankan (UCP 60</w:t>
            </w:r>
            <w:r w:rsidDel="00000000" w:rsidR="00000000" w:rsidRPr="00000000">
              <w:rPr>
                <w:rFonts w:ascii="Calibri" w:cs="Calibri" w:eastAsia="Calibri" w:hAnsi="Calibri"/>
                <w:i w:val="1"/>
                <w:iCs w:val="1"/>
                <w:rtl w:val="0"/>
              </w:rPr>
              <w:t xml:space="preserve">0, Incoterms, </w:t>
            </w:r>
            <w:r w:rsidDel="00000000" w:rsidR="00000000" w:rsidRPr="00000000">
              <w:rPr>
                <w:rFonts w:ascii="Calibri" w:cs="Calibri" w:eastAsia="Calibri" w:hAnsi="Calibri"/>
                <w:rtl w:val="0"/>
              </w:rPr>
              <w:t xml:space="preserve">dll</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1F3">
            <w:pPr>
              <w:numPr>
                <w:ilvl w:val="0"/>
                <w:numId w:val="35"/>
              </w:numPr>
              <w:spacing w:after="120" w:line="240" w:lineRule="auto"/>
              <w:ind w:left="300" w:hanging="360"/>
              <w:rPr/>
            </w:pPr>
            <w:r w:rsidDel="00000000" w:rsidR="00000000" w:rsidRPr="00000000">
              <w:rPr>
                <w:rFonts w:ascii="Calibri" w:cs="Calibri" w:eastAsia="Calibri" w:hAnsi="Calibri"/>
                <w:rtl w:val="0"/>
              </w:rPr>
              <w:t xml:space="preserve">Mampu melakukan pemeriksaan nama nasabah terhadap daftar sanksi internasional (OFAC/UN</w:t>
            </w:r>
            <w:r w:rsidDel="00000000" w:rsidR="00000000" w:rsidRPr="00000000">
              <w:rPr>
                <w:rFonts w:ascii="Calibri" w:cs="Calibri" w:eastAsia="Calibri" w:hAnsi="Calibri"/>
                <w:i w:val="1"/>
                <w:iCs w:val="1"/>
                <w:rtl w:val="0"/>
              </w:rPr>
              <w:t xml:space="preserve"> Sanctions list</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F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mekanisme kepatuhan terhadap aturan ketaatan pajak internasional (FATCA/CRS) dan ketentuan transfer dana internasional.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7">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memverifikasi formulir kepatuhan FATCA/CRS nasabah asing secara benar.</w:t>
            </w:r>
          </w:p>
          <w:p w:rsidR="00000000" w:rsidDel="00000000" w:rsidP="00000000" w:rsidRDefault="00000000" w:rsidRPr="00000000" w14:paraId="000001F8">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menjelaskan implikasi penerapan sanksi internasional terhadap proses transfer dana valuta asing.</w:t>
            </w:r>
          </w:p>
          <w:p w:rsidR="00000000" w:rsidDel="00000000" w:rsidP="00000000" w:rsidRDefault="00000000" w:rsidRPr="00000000" w14:paraId="000001F9">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membantu penyiapan data ketaatan regulasi internasional bank koresponden.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F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regulasi hukum internasional pada produk dan operasional perbankan internasional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D">
            <w:pPr>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menganalisis dan menentukan keselarasan prosedur </w:t>
            </w:r>
            <w:r w:rsidDel="00000000" w:rsidR="00000000" w:rsidRPr="00000000">
              <w:rPr>
                <w:rFonts w:ascii="Calibri" w:cs="Calibri" w:eastAsia="Calibri" w:hAnsi="Calibri"/>
                <w:i w:val="1"/>
                <w:iCs w:val="1"/>
                <w:rtl w:val="0"/>
              </w:rPr>
              <w:t xml:space="preserve">trade finance</w:t>
            </w:r>
            <w:r w:rsidDel="00000000" w:rsidR="00000000" w:rsidRPr="00000000">
              <w:rPr>
                <w:rFonts w:ascii="Calibri" w:cs="Calibri" w:eastAsia="Calibri" w:hAnsi="Calibri"/>
                <w:rtl w:val="0"/>
              </w:rPr>
              <w:t xml:space="preserve"> bank dengan standar hukum internasional (ICC Rules).</w:t>
            </w:r>
          </w:p>
          <w:p w:rsidR="00000000" w:rsidDel="00000000" w:rsidP="00000000" w:rsidRDefault="00000000" w:rsidRPr="00000000" w14:paraId="000001FE">
            <w:pPr>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menyusun draf panduan kepatuhan atas regulasi sanksi dan embargo internasional bagi unit bisnis.</w:t>
            </w:r>
          </w:p>
          <w:p w:rsidR="00000000" w:rsidDel="00000000" w:rsidP="00000000" w:rsidRDefault="00000000" w:rsidRPr="00000000" w14:paraId="000001FF">
            <w:pPr>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menyelesaikan hambatan transaksi </w:t>
            </w:r>
            <w:r w:rsidDel="00000000" w:rsidR="00000000" w:rsidRPr="00000000">
              <w:rPr>
                <w:rFonts w:ascii="Calibri" w:cs="Calibri" w:eastAsia="Calibri" w:hAnsi="Calibri"/>
                <w:i w:val="1"/>
                <w:iCs w:val="1"/>
                <w:rtl w:val="0"/>
              </w:rPr>
              <w:t xml:space="preserve">cross-border</w:t>
            </w:r>
            <w:r w:rsidDel="00000000" w:rsidR="00000000" w:rsidRPr="00000000">
              <w:rPr>
                <w:rFonts w:ascii="Calibri" w:cs="Calibri" w:eastAsia="Calibri" w:hAnsi="Calibri"/>
                <w:rtl w:val="0"/>
              </w:rPr>
              <w:t xml:space="preserve"> dari perspektif hukum dan kepatuhan.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0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konflik hukum antar yurisdiksi (</w:t>
            </w:r>
            <w:r w:rsidDel="00000000" w:rsidR="00000000" w:rsidRPr="00000000">
              <w:rPr>
                <w:rFonts w:ascii="Calibri" w:cs="Calibri" w:eastAsia="Calibri" w:hAnsi="Calibri"/>
                <w:i w:val="1"/>
                <w:iCs w:val="1"/>
                <w:rtl w:val="0"/>
              </w:rPr>
              <w:t xml:space="preserve">conflict of laws</w:t>
            </w:r>
            <w:r w:rsidDel="00000000" w:rsidR="00000000" w:rsidRPr="00000000">
              <w:rPr>
                <w:rFonts w:ascii="Calibri" w:cs="Calibri" w:eastAsia="Calibri" w:hAnsi="Calibri"/>
                <w:rtl w:val="0"/>
              </w:rPr>
              <w:t xml:space="preserve">) serta mengevaluasi dampak regulasi global ekstrateritorial terhadap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3">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menganalisis dan menentukan risiko hukum dari pemberlakuan regulasi ekstrateritorial negara asing (seperti US/EU Regulations).</w:t>
            </w:r>
          </w:p>
          <w:p w:rsidR="00000000" w:rsidDel="00000000" w:rsidP="00000000" w:rsidRDefault="00000000" w:rsidRPr="00000000" w14:paraId="00000204">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merumuskan kerangka penanganan isu penegakan hukum lintas batas negara (</w:t>
            </w:r>
            <w:r w:rsidDel="00000000" w:rsidR="00000000" w:rsidRPr="00000000">
              <w:rPr>
                <w:rFonts w:ascii="Calibri" w:cs="Calibri" w:eastAsia="Calibri" w:hAnsi="Calibri"/>
                <w:i w:val="1"/>
                <w:iCs w:val="1"/>
                <w:rtl w:val="0"/>
              </w:rPr>
              <w:t xml:space="preserve">cross-border enforcement</w:t>
            </w:r>
            <w:r w:rsidDel="00000000" w:rsidR="00000000" w:rsidRPr="00000000">
              <w:rPr>
                <w:rFonts w:ascii="Calibri" w:cs="Calibri" w:eastAsia="Calibri" w:hAnsi="Calibri"/>
                <w:rtl w:val="0"/>
              </w:rPr>
              <w:t xml:space="preserve">).</w:t>
            </w:r>
          </w:p>
          <w:p w:rsidR="00000000" w:rsidDel="00000000" w:rsidP="00000000" w:rsidRDefault="00000000" w:rsidRPr="00000000" w14:paraId="00000205">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memberikan masukan hukum atas pembentukan cabang luar negeri atau kerja sama dengan lembaga keuangan global.</w:t>
            </w:r>
          </w:p>
        </w:tc>
      </w:tr>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0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strategi kepatuhan global bank dan menavigasi bank dalam lanskap geopolitik dan regulasi keuangan internasional.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9">
            <w:pPr>
              <w:numPr>
                <w:ilvl w:val="0"/>
                <w:numId w:val="10"/>
              </w:numPr>
              <w:spacing w:after="120" w:line="240" w:lineRule="auto"/>
              <w:ind w:left="300" w:hanging="360"/>
              <w:rPr/>
            </w:pPr>
            <w:r w:rsidDel="00000000" w:rsidR="00000000" w:rsidRPr="00000000">
              <w:rPr>
                <w:rFonts w:ascii="Calibri" w:cs="Calibri" w:eastAsia="Calibri" w:hAnsi="Calibri"/>
                <w:rtl w:val="0"/>
              </w:rPr>
              <w:t xml:space="preserve">Mampu merancang tata kelola kepatuhan internasional (</w:t>
            </w:r>
            <w:r w:rsidDel="00000000" w:rsidR="00000000" w:rsidRPr="00000000">
              <w:rPr>
                <w:rFonts w:ascii="Calibri" w:cs="Calibri" w:eastAsia="Calibri" w:hAnsi="Calibri"/>
                <w:i w:val="1"/>
                <w:iCs w:val="1"/>
                <w:rtl w:val="0"/>
              </w:rPr>
              <w:t xml:space="preserve">global compliance governance</w:t>
            </w:r>
            <w:r w:rsidDel="00000000" w:rsidR="00000000" w:rsidRPr="00000000">
              <w:rPr>
                <w:rFonts w:ascii="Calibri" w:cs="Calibri" w:eastAsia="Calibri" w:hAnsi="Calibri"/>
                <w:rtl w:val="0"/>
              </w:rPr>
              <w:t xml:space="preserve">) yang solid bagi bank.</w:t>
            </w:r>
          </w:p>
          <w:p w:rsidR="00000000" w:rsidDel="00000000" w:rsidP="00000000" w:rsidRDefault="00000000" w:rsidRPr="00000000" w14:paraId="0000020A">
            <w:pPr>
              <w:numPr>
                <w:ilvl w:val="0"/>
                <w:numId w:val="10"/>
              </w:numPr>
              <w:spacing w:after="120" w:line="240" w:lineRule="auto"/>
              <w:ind w:left="300" w:hanging="360"/>
              <w:rPr/>
            </w:pPr>
            <w:r w:rsidDel="00000000" w:rsidR="00000000" w:rsidRPr="00000000">
              <w:rPr>
                <w:rFonts w:ascii="Calibri" w:cs="Calibri" w:eastAsia="Calibri" w:hAnsi="Calibri"/>
                <w:rtl w:val="0"/>
              </w:rPr>
              <w:t xml:space="preserve">Mampu memimpin penyelesaian krisis hukum internasional yang melibatkan regulator luar negeri atau lembaga multinasional.</w:t>
            </w:r>
          </w:p>
        </w:tc>
      </w:tr>
    </w:tbl>
    <w:p w:rsidR="00000000" w:rsidDel="00000000" w:rsidP="00000000" w:rsidRDefault="00000000" w:rsidRPr="00000000" w14:paraId="0000020B">
      <w:pPr>
        <w:pStyle w:val="Heading2"/>
        <w:spacing w:after="80" w:before="32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(GCL-15) </w:t>
      </w:r>
      <w:r w:rsidDel="00000000" w:rsidR="00000000" w:rsidRPr="00000000">
        <w:rPr>
          <w:rFonts w:ascii="Calibri" w:cs="Calibri" w:eastAsia="Calibri" w:hAnsi="Calibri"/>
          <w:sz w:val="29"/>
          <w:szCs w:val="29"/>
          <w:rtl w:val="0"/>
        </w:rPr>
        <w:t xml:space="preserve">Negosiasi &amp; Mediasi Hukum (Non Litigasi)</w:t>
      </w:r>
      <w:r w:rsidDel="00000000" w:rsidR="00000000" w:rsidRPr="00000000">
        <w:rPr>
          <w:rFonts w:ascii="Calibri" w:cs="Calibri" w:eastAsia="Calibri" w:hAnsi="Calibri"/>
          <w:sz w:val="29"/>
          <w:szCs w:val="29"/>
          <w:rtl w:val="0"/>
        </w:rPr>
        <w:t xml:space="preserve"> </w:t>
      </w:r>
      <w:r w:rsidDel="00000000" w:rsidR="00000000" w:rsidRPr="00000000">
        <w:rPr>
          <w:rtl w:val="0"/>
        </w:rPr>
      </w:r>
    </w:p>
    <w:p w:rsidR="00000000" w:rsidDel="00000000" w:rsidP="00000000" w:rsidRDefault="00000000" w:rsidRPr="00000000" w14:paraId="0000020C">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dalam mengidentifikasi, menganalisis, dan merumuskan langkah-langkah serta pendekatan penyelesaian sengketa di luar pengadilan. </w:t>
      </w:r>
      <w:r w:rsidDel="00000000" w:rsidR="00000000" w:rsidRPr="00000000">
        <w:rPr>
          <w:rtl w:val="0"/>
        </w:rPr>
      </w:r>
    </w:p>
    <w:tbl>
      <w:tblPr>
        <w:tblStyle w:val="Table17"/>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0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prinsip dasar dalam penanganan sengketa non litigasi.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0">
            <w:pPr>
              <w:numPr>
                <w:ilvl w:val="0"/>
                <w:numId w:val="19"/>
              </w:numPr>
              <w:spacing w:after="120" w:line="276" w:lineRule="auto"/>
              <w:ind w:left="300" w:hanging="360"/>
              <w:jc w:val="both"/>
              <w:rPr/>
            </w:pPr>
            <w:r w:rsidDel="00000000" w:rsidR="00000000" w:rsidRPr="00000000">
              <w:rPr>
                <w:rFonts w:ascii="Calibri" w:cs="Calibri" w:eastAsia="Calibri" w:hAnsi="Calibri"/>
                <w:rtl w:val="0"/>
              </w:rPr>
              <w:t xml:space="preserve">Mampu menganalisis fakta hukum atas permasalahan yang sementara berproses untuk melakukan penyelesaian secara non litigasi. </w:t>
            </w:r>
            <w:r w:rsidDel="00000000" w:rsidR="00000000" w:rsidRPr="00000000">
              <w:rPr>
                <w:rtl w:val="0"/>
              </w:rPr>
            </w:r>
          </w:p>
          <w:p w:rsidR="00000000" w:rsidDel="00000000" w:rsidP="00000000" w:rsidRDefault="00000000" w:rsidRPr="00000000" w14:paraId="00000211">
            <w:pPr>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menyiapkan dokumen pendukung hukum yang dibutuhkan saat pelaksanaan mediasi.</w:t>
            </w:r>
          </w:p>
          <w:p w:rsidR="00000000" w:rsidDel="00000000" w:rsidP="00000000" w:rsidRDefault="00000000" w:rsidRPr="00000000" w14:paraId="00000212">
            <w:pPr>
              <w:numPr>
                <w:ilvl w:val="0"/>
                <w:numId w:val="19"/>
              </w:numPr>
              <w:spacing w:after="120" w:line="240" w:lineRule="auto"/>
              <w:ind w:left="300" w:hanging="360"/>
              <w:jc w:val="both"/>
              <w:rPr>
                <w:rFonts w:ascii="Calibri" w:cs="Calibri" w:eastAsia="Calibri" w:hAnsi="Calibri"/>
              </w:rPr>
            </w:pPr>
            <w:r w:rsidDel="00000000" w:rsidR="00000000" w:rsidRPr="00000000">
              <w:rPr>
                <w:rFonts w:ascii="Calibri" w:cs="Calibri" w:eastAsia="Calibri" w:hAnsi="Calibri"/>
                <w:rtl w:val="0"/>
              </w:rPr>
              <w:t xml:space="preserve">Mampu menyajikan poin-poin fakta hukum atas permasalahan yang sementara berproses untuk melakukan penyelesaian secara non litigasi.</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1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dan mampu melakukan negosiasi terkait permasalahan hukum yang sedang terjadi.</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6">
            <w:pPr>
              <w:numPr>
                <w:ilvl w:val="0"/>
                <w:numId w:val="27"/>
              </w:numPr>
              <w:spacing w:after="120" w:line="276" w:lineRule="auto"/>
              <w:ind w:left="300" w:hanging="360"/>
              <w:jc w:val="both"/>
              <w:rPr/>
            </w:pPr>
            <w:r w:rsidDel="00000000" w:rsidR="00000000" w:rsidRPr="00000000">
              <w:rPr>
                <w:rFonts w:ascii="Calibri" w:cs="Calibri" w:eastAsia="Calibri" w:hAnsi="Calibri"/>
                <w:rtl w:val="0"/>
              </w:rPr>
              <w:t xml:space="preserve">Mampu menjelaskan posisi dan batas kewenangan hukum bank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kepada atasan langsung dalam diskusi awal. </w:t>
            </w:r>
            <w:r w:rsidDel="00000000" w:rsidR="00000000" w:rsidRPr="00000000">
              <w:rPr>
                <w:rtl w:val="0"/>
              </w:rPr>
            </w:r>
          </w:p>
          <w:p w:rsidR="00000000" w:rsidDel="00000000" w:rsidP="00000000" w:rsidRDefault="00000000" w:rsidRPr="00000000" w14:paraId="00000217">
            <w:pPr>
              <w:numPr>
                <w:ilvl w:val="0"/>
                <w:numId w:val="27"/>
              </w:numPr>
              <w:spacing w:after="120" w:line="276" w:lineRule="auto"/>
              <w:ind w:left="300" w:hanging="360"/>
              <w:jc w:val="both"/>
              <w:rPr/>
            </w:pPr>
            <w:r w:rsidDel="00000000" w:rsidR="00000000" w:rsidRPr="00000000">
              <w:rPr>
                <w:rFonts w:ascii="Calibri" w:cs="Calibri" w:eastAsia="Calibri" w:hAnsi="Calibri"/>
                <w:rtl w:val="0"/>
              </w:rPr>
              <w:t xml:space="preserve">Mampu menyusun opsi-opsi penyelesaian negosiasi dan mediasi yang tidak melanggar ketentuan hukum. </w:t>
            </w:r>
            <w:r w:rsidDel="00000000" w:rsidR="00000000" w:rsidRPr="00000000">
              <w:rPr>
                <w:rtl w:val="0"/>
              </w:rPr>
            </w:r>
          </w:p>
          <w:p w:rsidR="00000000" w:rsidDel="00000000" w:rsidP="00000000" w:rsidRDefault="00000000" w:rsidRPr="00000000" w14:paraId="00000218">
            <w:pPr>
              <w:numPr>
                <w:ilvl w:val="0"/>
                <w:numId w:val="27"/>
              </w:numPr>
              <w:spacing w:after="120" w:line="240" w:lineRule="auto"/>
              <w:ind w:left="300" w:hanging="360"/>
              <w:jc w:val="both"/>
              <w:rPr/>
            </w:pPr>
            <w:r w:rsidDel="00000000" w:rsidR="00000000" w:rsidRPr="00000000">
              <w:rPr>
                <w:rFonts w:ascii="Calibri" w:cs="Calibri" w:eastAsia="Calibri" w:hAnsi="Calibri"/>
                <w:rtl w:val="0"/>
              </w:rPr>
              <w:t xml:space="preserve">Mampu menyampaikan pertimbangan dan risiko hukum atas alternatif penyelesaian yang ditawarkan serta memberikan rekomendasi kepada atasan langsung.</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1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Mampu Merencanakan/Memimpin proses negosiasi dan mediasi hukum berdasarkan analisis hukum untuk penyelesaian permasalahan hukum non litigasi.</w:t>
            </w:r>
            <w:r w:rsidDel="00000000" w:rsidR="00000000" w:rsidRPr="00000000">
              <w:rPr>
                <w:rFonts w:ascii="Calibri" w:cs="Calibri" w:eastAsia="Calibri" w:hAnsi="Calibri"/>
                <w:b w:val="1"/>
                <w:bCs w:val="1"/>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C">
            <w:pPr>
              <w:numPr>
                <w:ilvl w:val="0"/>
                <w:numId w:val="20"/>
              </w:numPr>
              <w:spacing w:after="120" w:line="276" w:lineRule="auto"/>
              <w:ind w:left="300" w:hanging="360"/>
              <w:jc w:val="both"/>
              <w:rPr/>
            </w:pPr>
            <w:r w:rsidDel="00000000" w:rsidR="00000000" w:rsidRPr="00000000">
              <w:rPr>
                <w:rFonts w:ascii="Calibri" w:cs="Calibri" w:eastAsia="Calibri" w:hAnsi="Calibri"/>
                <w:rtl w:val="0"/>
              </w:rPr>
              <w:t xml:space="preserve">Mampu menjelaskan posisi hukum, dasar hukum serta batas kewenangan bank dalam proses negosiasi dan mediasi kepada pihak-pihak terkait. </w:t>
            </w:r>
            <w:r w:rsidDel="00000000" w:rsidR="00000000" w:rsidRPr="00000000">
              <w:rPr>
                <w:rtl w:val="0"/>
              </w:rPr>
            </w:r>
          </w:p>
          <w:p w:rsidR="00000000" w:rsidDel="00000000" w:rsidP="00000000" w:rsidRDefault="00000000" w:rsidRPr="00000000" w14:paraId="0000021D">
            <w:pPr>
              <w:numPr>
                <w:ilvl w:val="0"/>
                <w:numId w:val="20"/>
              </w:numPr>
              <w:spacing w:after="120" w:line="276" w:lineRule="auto"/>
              <w:ind w:left="300" w:hanging="360"/>
              <w:jc w:val="both"/>
              <w:rPr/>
            </w:pPr>
            <w:r w:rsidDel="00000000" w:rsidR="00000000" w:rsidRPr="00000000">
              <w:rPr>
                <w:rFonts w:ascii="Calibri" w:cs="Calibri" w:eastAsia="Calibri" w:hAnsi="Calibri"/>
                <w:rtl w:val="0"/>
              </w:rPr>
              <w:t xml:space="preserve">Mampu menyusun alternatif penyelesaian permasalahan hukum melalui negosiasi atau mediasi sesuai dengan ketentuan hukum dan kepentingan bank. </w:t>
            </w:r>
            <w:r w:rsidDel="00000000" w:rsidR="00000000" w:rsidRPr="00000000">
              <w:rPr>
                <w:rtl w:val="0"/>
              </w:rPr>
            </w:r>
          </w:p>
          <w:p w:rsidR="00000000" w:rsidDel="00000000" w:rsidP="00000000" w:rsidRDefault="00000000" w:rsidRPr="00000000" w14:paraId="0000021E">
            <w:pPr>
              <w:numPr>
                <w:ilvl w:val="0"/>
                <w:numId w:val="20"/>
              </w:numPr>
              <w:spacing w:after="120" w:line="276" w:lineRule="auto"/>
              <w:ind w:left="300" w:hanging="360"/>
              <w:jc w:val="both"/>
              <w:rPr/>
            </w:pPr>
            <w:r w:rsidDel="00000000" w:rsidR="00000000" w:rsidRPr="00000000">
              <w:rPr>
                <w:rFonts w:ascii="Calibri" w:cs="Calibri" w:eastAsia="Calibri" w:hAnsi="Calibri"/>
                <w:rtl w:val="0"/>
              </w:rPr>
              <w:t xml:space="preserve">Mampu mendokumentasikan hasil negosiasi atau mediasi sebagai bahan evaluasi, tindak lanjut, dan perlindungan hukum bagi bank. </w:t>
            </w:r>
          </w:p>
          <w:p w:rsidR="00000000" w:rsidDel="00000000" w:rsidP="00000000" w:rsidRDefault="00000000" w:rsidRPr="00000000" w14:paraId="0000021F">
            <w:pPr>
              <w:numPr>
                <w:ilvl w:val="0"/>
                <w:numId w:val="20"/>
              </w:numPr>
              <w:spacing w:after="120" w:line="276" w:lineRule="auto"/>
              <w:ind w:left="300" w:hanging="360"/>
              <w:jc w:val="both"/>
              <w:rPr/>
            </w:pPr>
            <w:r w:rsidDel="00000000" w:rsidR="00000000" w:rsidRPr="00000000">
              <w:rPr>
                <w:rFonts w:ascii="Calibri" w:cs="Calibri" w:eastAsia="Calibri" w:hAnsi="Calibri"/>
                <w:rtl w:val="0"/>
              </w:rPr>
              <w:t xml:space="preserve">Mampu melakukan komunikasi dan negosiasi dengan pihak terkait secara profesional dan tidak melanggar ketentuan hukum.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2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dan memimpin sengketa non litigasi yang sedang berproses.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3">
            <w:pPr>
              <w:numPr>
                <w:ilvl w:val="0"/>
                <w:numId w:val="39"/>
              </w:numPr>
              <w:spacing w:after="120" w:line="276" w:lineRule="auto"/>
              <w:ind w:left="300" w:hanging="360"/>
              <w:jc w:val="both"/>
              <w:rPr/>
            </w:pPr>
            <w:r w:rsidDel="00000000" w:rsidR="00000000" w:rsidRPr="00000000">
              <w:rPr>
                <w:rFonts w:ascii="Calibri" w:cs="Calibri" w:eastAsia="Calibri" w:hAnsi="Calibri"/>
                <w:rtl w:val="0"/>
              </w:rPr>
              <w:t xml:space="preserve">Mampu menganalisis dan memimpin proses mediasi sengketa non litigasi yang melibatkan pihak-pihak terkait untuk menghasilkan alternatif penyelesaian sengketa yang dapat diterima oleh para pihak tanpa mengesampingkan kepentingan bank. </w:t>
            </w:r>
            <w:r w:rsidDel="00000000" w:rsidR="00000000" w:rsidRPr="00000000">
              <w:rPr>
                <w:rtl w:val="0"/>
              </w:rPr>
            </w:r>
          </w:p>
          <w:p w:rsidR="00000000" w:rsidDel="00000000" w:rsidP="00000000" w:rsidRDefault="00000000" w:rsidRPr="00000000" w14:paraId="00000224">
            <w:pPr>
              <w:numPr>
                <w:ilvl w:val="0"/>
                <w:numId w:val="39"/>
              </w:numPr>
              <w:spacing w:after="120" w:line="276" w:lineRule="auto"/>
              <w:ind w:left="300" w:hanging="360"/>
              <w:jc w:val="both"/>
              <w:rPr/>
            </w:pPr>
            <w:r w:rsidDel="00000000" w:rsidR="00000000" w:rsidRPr="00000000">
              <w:rPr>
                <w:rFonts w:ascii="Calibri" w:cs="Calibri" w:eastAsia="Calibri" w:hAnsi="Calibri"/>
                <w:rtl w:val="0"/>
              </w:rPr>
              <w:t xml:space="preserve">Mampu mengelola negosiasi hukum dalam situasi tidak kondusif termasuk melakukan pendekatan berdasarkan analisis hukum dan risiko bank. </w:t>
            </w:r>
            <w:r w:rsidDel="00000000" w:rsidR="00000000" w:rsidRPr="00000000">
              <w:rPr>
                <w:rtl w:val="0"/>
              </w:rPr>
            </w:r>
          </w:p>
          <w:p w:rsidR="00000000" w:rsidDel="00000000" w:rsidP="00000000" w:rsidRDefault="00000000" w:rsidRPr="00000000" w14:paraId="00000225">
            <w:pPr>
              <w:numPr>
                <w:ilvl w:val="0"/>
                <w:numId w:val="39"/>
              </w:numPr>
              <w:spacing w:after="120" w:line="240" w:lineRule="auto"/>
              <w:ind w:left="300" w:hanging="360"/>
              <w:rPr/>
            </w:pPr>
            <w:r w:rsidDel="00000000" w:rsidR="00000000" w:rsidRPr="00000000">
              <w:rPr>
                <w:rFonts w:ascii="Calibri" w:cs="Calibri" w:eastAsia="Calibri" w:hAnsi="Calibri"/>
                <w:rtl w:val="0"/>
              </w:rPr>
              <w:t xml:space="preserve">Mampu merumuskan rekomendasi strategi penyelesaian sengketa non litigasi dengan mempertimbangkan aspek hukum, operasional dan reputasi bank.</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2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Menjadi </w:t>
            </w:r>
            <w:r w:rsidDel="00000000" w:rsidR="00000000" w:rsidRPr="00000000">
              <w:rPr>
                <w:rFonts w:ascii="Calibri" w:cs="Calibri" w:eastAsia="Calibri" w:hAnsi="Calibri"/>
                <w:i w:val="1"/>
                <w:iCs w:val="1"/>
                <w:rtl w:val="0"/>
              </w:rPr>
              <w:t xml:space="preserve">lead </w:t>
            </w:r>
            <w:r w:rsidDel="00000000" w:rsidR="00000000" w:rsidRPr="00000000">
              <w:rPr>
                <w:rFonts w:ascii="Calibri" w:cs="Calibri" w:eastAsia="Calibri" w:hAnsi="Calibri"/>
                <w:rtl w:val="0"/>
              </w:rPr>
              <w:t xml:space="preserve">negosiator dalam penyelesaian sengketa non litigasi </w:t>
            </w:r>
            <w:r w:rsidDel="00000000" w:rsidR="00000000" w:rsidRPr="00000000">
              <w:rPr>
                <w:rFonts w:ascii="Calibri" w:cs="Calibri" w:eastAsia="Calibri" w:hAnsi="Calibri"/>
                <w:rtl w:val="0"/>
              </w:rPr>
              <w:t xml:space="preserve">dan merancang serta menentukan strategi penyelesaian konflik/mediasi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29">
            <w:pPr>
              <w:numPr>
                <w:ilvl w:val="0"/>
                <w:numId w:val="54"/>
              </w:numPr>
              <w:spacing w:after="120" w:line="276" w:lineRule="auto"/>
              <w:ind w:left="300" w:hanging="360"/>
              <w:jc w:val="both"/>
              <w:rPr/>
            </w:pPr>
            <w:r w:rsidDel="00000000" w:rsidR="00000000" w:rsidRPr="00000000">
              <w:rPr>
                <w:rFonts w:ascii="Calibri" w:cs="Calibri" w:eastAsia="Calibri" w:hAnsi="Calibri"/>
                <w:rtl w:val="0"/>
              </w:rPr>
              <w:t xml:space="preserve">Mampu memimpin negosiasi dalam sengketa hukum yang komplek dan berdampak signifikan terhadap kepentingan dan reputasi bank.</w:t>
            </w:r>
          </w:p>
          <w:p w:rsidR="00000000" w:rsidDel="00000000" w:rsidP="00000000" w:rsidRDefault="00000000" w:rsidRPr="00000000" w14:paraId="0000022A">
            <w:pPr>
              <w:numPr>
                <w:ilvl w:val="0"/>
                <w:numId w:val="54"/>
              </w:numPr>
              <w:spacing w:after="120" w:line="276" w:lineRule="auto"/>
              <w:ind w:left="300" w:hanging="360"/>
              <w:jc w:val="both"/>
              <w:rPr/>
            </w:pPr>
            <w:r w:rsidDel="00000000" w:rsidR="00000000" w:rsidRPr="00000000">
              <w:rPr>
                <w:rFonts w:ascii="Calibri" w:cs="Calibri" w:eastAsia="Calibri" w:hAnsi="Calibri"/>
                <w:rtl w:val="0"/>
              </w:rPr>
              <w:t xml:space="preserve">Mampu merumuskan dan mengevaluasi strategi penyelesaian sengketa non litigasi dengan mempertimbangkan aspek hukum, risiko, dampak finansial dan kepentingan jangka panjang bank. </w:t>
            </w:r>
            <w:r w:rsidDel="00000000" w:rsidR="00000000" w:rsidRPr="00000000">
              <w:rPr>
                <w:rtl w:val="0"/>
              </w:rPr>
            </w:r>
          </w:p>
          <w:p w:rsidR="00000000" w:rsidDel="00000000" w:rsidP="00000000" w:rsidRDefault="00000000" w:rsidRPr="00000000" w14:paraId="0000022B">
            <w:pPr>
              <w:numPr>
                <w:ilvl w:val="0"/>
                <w:numId w:val="54"/>
              </w:numPr>
              <w:spacing w:after="120" w:line="276" w:lineRule="auto"/>
              <w:ind w:left="300" w:hanging="360"/>
              <w:jc w:val="both"/>
              <w:rPr/>
            </w:pPr>
            <w:r w:rsidDel="00000000" w:rsidR="00000000" w:rsidRPr="00000000">
              <w:rPr>
                <w:rFonts w:ascii="Calibri" w:cs="Calibri" w:eastAsia="Calibri" w:hAnsi="Calibri"/>
                <w:rtl w:val="0"/>
              </w:rPr>
              <w:t xml:space="preserve">Mampu memastikan hasil negosiasi atau mediasi yang dituangkan dalam dokumen kesepakatan yang sah, jelas, mengikat para pihak dan memberikan perlindungan hukum yang memadai bagi bank. </w:t>
            </w:r>
          </w:p>
          <w:p w:rsidR="00000000" w:rsidDel="00000000" w:rsidP="00000000" w:rsidRDefault="00000000" w:rsidRPr="00000000" w14:paraId="0000022C">
            <w:pPr>
              <w:numPr>
                <w:ilvl w:val="0"/>
                <w:numId w:val="54"/>
              </w:numPr>
              <w:spacing w:after="120" w:line="276" w:lineRule="auto"/>
              <w:ind w:left="300" w:hanging="360"/>
              <w:jc w:val="both"/>
              <w:rPr/>
            </w:pPr>
            <w:r w:rsidDel="00000000" w:rsidR="00000000" w:rsidRPr="00000000">
              <w:rPr>
                <w:rFonts w:ascii="Calibri" w:cs="Calibri" w:eastAsia="Calibri" w:hAnsi="Calibri"/>
                <w:rtl w:val="0"/>
              </w:rPr>
              <w:t xml:space="preserve">Mampu mengambil keputusan strategis dalam penanganan sengketa non litigasi berdasarkan analisis hukum dengan mempertimbangkan alternatif penyelesaian sengketa non litigasi, potensi kerugian dan keberlanjutan bisnis bank. </w:t>
            </w:r>
          </w:p>
        </w:tc>
      </w:tr>
    </w:tbl>
    <w:p w:rsidR="00000000" w:rsidDel="00000000" w:rsidP="00000000" w:rsidRDefault="00000000" w:rsidRPr="00000000" w14:paraId="0000022D">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(GCL-16) </w:t>
      </w:r>
      <w:r w:rsidDel="00000000" w:rsidR="00000000" w:rsidRPr="00000000">
        <w:rPr>
          <w:rFonts w:ascii="Calibri" w:cs="Calibri" w:eastAsia="Calibri" w:hAnsi="Calibri"/>
          <w:sz w:val="29"/>
          <w:szCs w:val="29"/>
          <w:rtl w:val="0"/>
        </w:rPr>
        <w:t xml:space="preserve">Penyusunan Strategi Penanganan Sengketa Litigasi</w:t>
      </w:r>
      <w:r w:rsidDel="00000000" w:rsidR="00000000" w:rsidRPr="00000000">
        <w:rPr>
          <w:rFonts w:ascii="Calibri" w:cs="Calibri" w:eastAsia="Calibri" w:hAnsi="Calibri"/>
          <w:sz w:val="29"/>
          <w:szCs w:val="29"/>
          <w:rtl w:val="0"/>
        </w:rPr>
        <w:t xml:space="preserve"> </w:t>
      </w:r>
      <w:r w:rsidDel="00000000" w:rsidR="00000000" w:rsidRPr="00000000">
        <w:rPr>
          <w:rtl w:val="0"/>
        </w:rPr>
      </w:r>
    </w:p>
    <w:p w:rsidR="00000000" w:rsidDel="00000000" w:rsidP="00000000" w:rsidRDefault="00000000" w:rsidRPr="00000000" w14:paraId="0000022E">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menganalisis permasalahan dan risiko hukum, merumuskan serta mengevaluasi strategi penangan sengketa melalui jalur litigasi sesuai dengan ketentuan hukum dan peraturan perundang-undangan yang berlaku guna melindungi kepentingan hukum bank dan meminimalkan potensi kerugian bank. </w:t>
      </w:r>
      <w:r w:rsidDel="00000000" w:rsidR="00000000" w:rsidRPr="00000000">
        <w:rPr>
          <w:rtl w:val="0"/>
        </w:rPr>
      </w:r>
    </w:p>
    <w:tbl>
      <w:tblPr>
        <w:tblStyle w:val="Table1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3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Mengumpulkan dokumen hukum dan mengelola data registrasi perkara hukum bank.</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2">
            <w:pPr>
              <w:numPr>
                <w:ilvl w:val="0"/>
                <w:numId w:val="25"/>
              </w:numPr>
              <w:spacing w:after="120" w:line="276" w:lineRule="auto"/>
              <w:ind w:left="300" w:hanging="360"/>
              <w:jc w:val="both"/>
              <w:rPr/>
            </w:pPr>
            <w:r w:rsidDel="00000000" w:rsidR="00000000" w:rsidRPr="00000000">
              <w:rPr>
                <w:rFonts w:ascii="Calibri" w:cs="Calibri" w:eastAsia="Calibri" w:hAnsi="Calibri"/>
                <w:rtl w:val="0"/>
              </w:rPr>
              <w:t xml:space="preserve">Mampu mengumpulkan dan mengarsipkan dokumen perkara, surat-menyurat, bukti pendukung, dan ketentuan hukum yang relevan. </w:t>
            </w:r>
            <w:r w:rsidDel="00000000" w:rsidR="00000000" w:rsidRPr="00000000">
              <w:rPr>
                <w:rtl w:val="0"/>
              </w:rPr>
            </w:r>
          </w:p>
          <w:p w:rsidR="00000000" w:rsidDel="00000000" w:rsidP="00000000" w:rsidRDefault="00000000" w:rsidRPr="00000000" w14:paraId="00000233">
            <w:pPr>
              <w:numPr>
                <w:ilvl w:val="0"/>
                <w:numId w:val="25"/>
              </w:numPr>
              <w:spacing w:after="120" w:line="276" w:lineRule="auto"/>
              <w:ind w:left="300" w:hanging="360"/>
              <w:jc w:val="both"/>
              <w:rPr/>
            </w:pPr>
            <w:r w:rsidDel="00000000" w:rsidR="00000000" w:rsidRPr="00000000">
              <w:rPr>
                <w:rFonts w:ascii="Calibri" w:cs="Calibri" w:eastAsia="Calibri" w:hAnsi="Calibri"/>
                <w:rtl w:val="0"/>
              </w:rPr>
              <w:t xml:space="preserve">Mampu memahami tahapan proses penyelesaian perkara di pengadilan serta tenggat waktu penanganan perkara berdasarkan arahan atasan. </w:t>
            </w:r>
            <w:r w:rsidDel="00000000" w:rsidR="00000000" w:rsidRPr="00000000">
              <w:rPr>
                <w:rtl w:val="0"/>
              </w:rPr>
            </w:r>
          </w:p>
          <w:p w:rsidR="00000000" w:rsidDel="00000000" w:rsidP="00000000" w:rsidRDefault="00000000" w:rsidRPr="00000000" w14:paraId="00000234">
            <w:pPr>
              <w:numPr>
                <w:ilvl w:val="0"/>
                <w:numId w:val="25"/>
              </w:numPr>
              <w:spacing w:after="120" w:line="276" w:lineRule="auto"/>
              <w:ind w:left="300" w:hanging="360"/>
              <w:jc w:val="both"/>
              <w:rPr/>
            </w:pPr>
            <w:r w:rsidDel="00000000" w:rsidR="00000000" w:rsidRPr="00000000">
              <w:rPr>
                <w:rFonts w:ascii="Calibri" w:cs="Calibri" w:eastAsia="Calibri" w:hAnsi="Calibri"/>
                <w:rtl w:val="0"/>
              </w:rPr>
              <w:t xml:space="preserve">Mampu menyampaikan perkembangan administrasi perkara kepada atasan secara tertib dan tepat waktu.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3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Mampu menganalisis permasalahan hukum dan risiko awal suatu perkara berdasarkan fakta, dokumen, serta ketentuan hukum yang relevan.</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8">
            <w:pPr>
              <w:numPr>
                <w:ilvl w:val="0"/>
                <w:numId w:val="51"/>
              </w:numPr>
              <w:spacing w:after="120" w:line="276" w:lineRule="auto"/>
              <w:ind w:left="300" w:hanging="360"/>
              <w:jc w:val="both"/>
              <w:rPr/>
            </w:pPr>
            <w:r w:rsidDel="00000000" w:rsidR="00000000" w:rsidRPr="00000000">
              <w:rPr>
                <w:rFonts w:ascii="Calibri" w:cs="Calibri" w:eastAsia="Calibri" w:hAnsi="Calibri"/>
                <w:rtl w:val="0"/>
              </w:rPr>
              <w:t xml:space="preserve">Mampu mengidentifikasi pokok permasalahan, tuntutan pihak lawan, dan kepentingan hukum Bank dalam suatu sengketa. </w:t>
            </w:r>
            <w:r w:rsidDel="00000000" w:rsidR="00000000" w:rsidRPr="00000000">
              <w:rPr>
                <w:rtl w:val="0"/>
              </w:rPr>
            </w:r>
          </w:p>
          <w:p w:rsidR="00000000" w:rsidDel="00000000" w:rsidP="00000000" w:rsidRDefault="00000000" w:rsidRPr="00000000" w14:paraId="00000239">
            <w:pPr>
              <w:numPr>
                <w:ilvl w:val="0"/>
                <w:numId w:val="51"/>
              </w:numPr>
              <w:spacing w:after="120" w:line="276" w:lineRule="auto"/>
              <w:ind w:left="300" w:hanging="360"/>
              <w:jc w:val="both"/>
              <w:rPr/>
            </w:pPr>
            <w:r w:rsidDel="00000000" w:rsidR="00000000" w:rsidRPr="00000000">
              <w:rPr>
                <w:rFonts w:ascii="Calibri" w:cs="Calibri" w:eastAsia="Calibri" w:hAnsi="Calibri"/>
                <w:rtl w:val="0"/>
              </w:rPr>
              <w:t xml:space="preserve">Mampu menganalisis/mengidentifikasi potensi risiko hukum sesuai fakta dan dokumen perkara dengan ketentuan peraturan perundang-undangan yang berlaku. </w:t>
            </w:r>
          </w:p>
          <w:p w:rsidR="00000000" w:rsidDel="00000000" w:rsidP="00000000" w:rsidRDefault="00000000" w:rsidRPr="00000000" w14:paraId="0000023A">
            <w:pPr>
              <w:numPr>
                <w:ilvl w:val="0"/>
                <w:numId w:val="51"/>
              </w:numPr>
              <w:spacing w:after="120" w:line="276" w:lineRule="auto"/>
              <w:ind w:left="300" w:hanging="360"/>
              <w:jc w:val="both"/>
              <w:rPr/>
            </w:pPr>
            <w:r w:rsidDel="00000000" w:rsidR="00000000" w:rsidRPr="00000000">
              <w:rPr>
                <w:rFonts w:ascii="Calibri" w:cs="Calibri" w:eastAsia="Calibri" w:hAnsi="Calibri"/>
                <w:rtl w:val="0"/>
              </w:rPr>
              <w:t xml:space="preserve">Mampu menyiapkan dokumen dan bahan pendukung untuk koordinasi dengan unit kerja terkait, advokat, atau pihak yang berwenang.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3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3"/>
                <w:szCs w:val="23"/>
                <w:rtl w:val="0"/>
              </w:rPr>
              <w:t xml:space="preserve">Mampu menganalisis perkara dan menyusun strategi penanganan sengketa berdasarkan fakta, alat bukti, posisi hukum Bank, serta tingkat risiko perkara guna menentukan langkah penyelesaian yang efektif dan melindungi kepentingan hukum Bank.</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E">
            <w:pPr>
              <w:numPr>
                <w:ilvl w:val="0"/>
                <w:numId w:val="50"/>
              </w:numPr>
              <w:spacing w:after="120" w:line="276" w:lineRule="auto"/>
              <w:ind w:left="300" w:hanging="360"/>
              <w:jc w:val="both"/>
              <w:rPr/>
            </w:pPr>
            <w:r w:rsidDel="00000000" w:rsidR="00000000" w:rsidRPr="00000000">
              <w:rPr>
                <w:rFonts w:ascii="Calibri" w:cs="Calibri" w:eastAsia="Calibri" w:hAnsi="Calibri"/>
                <w:rtl w:val="0"/>
              </w:rPr>
              <w:t xml:space="preserve">Mampu menyusun strategi penanganan perkara yang mencakup langkah hukum, kebutuhan pembuktian, jadwal penanganan, dan pembagian tugas. </w:t>
            </w:r>
            <w:r w:rsidDel="00000000" w:rsidR="00000000" w:rsidRPr="00000000">
              <w:rPr>
                <w:rtl w:val="0"/>
              </w:rPr>
            </w:r>
          </w:p>
          <w:p w:rsidR="00000000" w:rsidDel="00000000" w:rsidP="00000000" w:rsidRDefault="00000000" w:rsidRPr="00000000" w14:paraId="0000023F">
            <w:pPr>
              <w:numPr>
                <w:ilvl w:val="0"/>
                <w:numId w:val="50"/>
              </w:numPr>
              <w:spacing w:after="120" w:line="276" w:lineRule="auto"/>
              <w:ind w:left="300" w:hanging="360"/>
              <w:jc w:val="both"/>
              <w:rPr/>
            </w:pPr>
            <w:r w:rsidDel="00000000" w:rsidR="00000000" w:rsidRPr="00000000">
              <w:rPr>
                <w:rFonts w:ascii="Calibri" w:cs="Calibri" w:eastAsia="Calibri" w:hAnsi="Calibri"/>
                <w:rtl w:val="0"/>
              </w:rPr>
              <w:t xml:space="preserve">Mampu menentukan kebutuhan langkah-langkah dalam menyusun tahapan proses penanganan perkara litigasi. </w:t>
            </w:r>
            <w:r w:rsidDel="00000000" w:rsidR="00000000" w:rsidRPr="00000000">
              <w:rPr>
                <w:rtl w:val="0"/>
              </w:rPr>
            </w:r>
          </w:p>
          <w:p w:rsidR="00000000" w:rsidDel="00000000" w:rsidP="00000000" w:rsidRDefault="00000000" w:rsidRPr="00000000" w14:paraId="00000240">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memantau pelaksanaan strategi penanganan perkara dan menyampaikan laporan perkembangan beserta rekomendasi tindak lanjut kepada atasan.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4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Mampu merumuskan, mengkoordinasikan, dan mengevaluasi strategi penanganan sengketa dengan mempertimbangkan aspek hukum, pembuktian, finansial, reputasi, dan keberlangsungan bisnis Bank, serta menyusun rekomendasi hukum sebagai bahan pertimbangan Direksi dalam menentukan keputusan strategis.</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4">
            <w:pPr>
              <w:numPr>
                <w:ilvl w:val="0"/>
                <w:numId w:val="90"/>
              </w:numPr>
              <w:spacing w:after="120" w:line="276" w:lineRule="auto"/>
              <w:ind w:left="300" w:hanging="360"/>
              <w:jc w:val="both"/>
              <w:rPr/>
            </w:pPr>
            <w:r w:rsidDel="00000000" w:rsidR="00000000" w:rsidRPr="00000000">
              <w:rPr>
                <w:rFonts w:ascii="Calibri" w:cs="Calibri" w:eastAsia="Calibri" w:hAnsi="Calibri"/>
                <w:rtl w:val="0"/>
              </w:rPr>
              <w:t xml:space="preserve">Mampu menjelaskan penanganan perkara dengan mempertimbangkan efektivitas, biaya, potensi kerugian, dan peluang keberhasilan. </w:t>
            </w:r>
            <w:r w:rsidDel="00000000" w:rsidR="00000000" w:rsidRPr="00000000">
              <w:rPr>
                <w:rtl w:val="0"/>
              </w:rPr>
            </w:r>
          </w:p>
          <w:p w:rsidR="00000000" w:rsidDel="00000000" w:rsidP="00000000" w:rsidRDefault="00000000" w:rsidRPr="00000000" w14:paraId="00000245">
            <w:pPr>
              <w:numPr>
                <w:ilvl w:val="0"/>
                <w:numId w:val="90"/>
              </w:numPr>
              <w:spacing w:after="120" w:line="276" w:lineRule="auto"/>
              <w:ind w:left="300" w:hanging="360"/>
              <w:jc w:val="both"/>
              <w:rPr/>
            </w:pPr>
            <w:r w:rsidDel="00000000" w:rsidR="00000000" w:rsidRPr="00000000">
              <w:rPr>
                <w:rFonts w:ascii="Calibri" w:cs="Calibri" w:eastAsia="Calibri" w:hAnsi="Calibri"/>
                <w:rtl w:val="0"/>
              </w:rPr>
              <w:t xml:space="preserve">Mampu mengkoordinasikan pelaksanaan strategi penanganan perkara dengan advokat, unit kerja terkait, dan pihak berwenang sesuai kewenangan masing-masing. </w:t>
            </w:r>
            <w:r w:rsidDel="00000000" w:rsidR="00000000" w:rsidRPr="00000000">
              <w:rPr>
                <w:rtl w:val="0"/>
              </w:rPr>
            </w:r>
          </w:p>
          <w:p w:rsidR="00000000" w:rsidDel="00000000" w:rsidP="00000000" w:rsidRDefault="00000000" w:rsidRPr="00000000" w14:paraId="00000246">
            <w:pPr>
              <w:numPr>
                <w:ilvl w:val="0"/>
                <w:numId w:val="90"/>
              </w:numPr>
              <w:spacing w:after="120" w:line="276" w:lineRule="auto"/>
              <w:ind w:left="300" w:hanging="360"/>
              <w:jc w:val="both"/>
              <w:rPr/>
            </w:pPr>
            <w:r w:rsidDel="00000000" w:rsidR="00000000" w:rsidRPr="00000000">
              <w:rPr>
                <w:rFonts w:ascii="Calibri" w:cs="Calibri" w:eastAsia="Calibri" w:hAnsi="Calibri"/>
                <w:rtl w:val="0"/>
              </w:rPr>
              <w:t xml:space="preserve">Mampu mengevaluasi perkembangan perkara dan menyesuaikan strategi berdasarkan fakta baru, alat bukti, putusan sela, atau perkembangan proses peradilan.</w:t>
            </w:r>
          </w:p>
          <w:p w:rsidR="00000000" w:rsidDel="00000000" w:rsidP="00000000" w:rsidRDefault="00000000" w:rsidRPr="00000000" w14:paraId="00000247">
            <w:pPr>
              <w:numPr>
                <w:ilvl w:val="0"/>
                <w:numId w:val="90"/>
              </w:numPr>
              <w:spacing w:after="120" w:line="276" w:lineRule="auto"/>
              <w:ind w:left="300" w:hanging="360"/>
              <w:jc w:val="both"/>
              <w:rPr/>
            </w:pPr>
            <w:r w:rsidDel="00000000" w:rsidR="00000000" w:rsidRPr="00000000">
              <w:rPr>
                <w:rFonts w:ascii="Calibri" w:cs="Calibri" w:eastAsia="Calibri" w:hAnsi="Calibri"/>
                <w:rtl w:val="0"/>
              </w:rPr>
              <w:t xml:space="preserve">Mampu menyusun pendapat dan rekomendasi hukum secara komprehensif kepada atasan langsung sebagai dasar penentuan langkah strategis untuk melindungi kepentingan hukum dan meminimalkan potensi kerugian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4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Mampu menetapkan arah kebijakan dan strategi penanganan sengketa hukum Bank secara menyeluruh, dan berorientasi pada perlindungan kepentingan perusahaan, serta menjadi rujukan dalam penyelesaian perkara dan menjadi pertimbangan untuk  pengambilan keputusan hukum di tingkat Direksi.</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B">
            <w:pPr>
              <w:numPr>
                <w:ilvl w:val="0"/>
                <w:numId w:val="42"/>
              </w:numPr>
              <w:spacing w:after="120" w:line="276" w:lineRule="auto"/>
              <w:ind w:left="300" w:hanging="360"/>
              <w:jc w:val="both"/>
              <w:rPr/>
            </w:pPr>
            <w:r w:rsidDel="00000000" w:rsidR="00000000" w:rsidRPr="00000000">
              <w:rPr>
                <w:rFonts w:ascii="Calibri" w:cs="Calibri" w:eastAsia="Calibri" w:hAnsi="Calibri"/>
                <w:rtl w:val="0"/>
              </w:rPr>
              <w:t xml:space="preserve">Mampu mengembangkan pendekatan penanganan sengketa yang inovatif dan berorientasi pada kepentingan perlindungan perusahaan sesuai dengan ketentuan hukum dan peraturan perundang-undangan yang berlaku. </w:t>
            </w:r>
            <w:r w:rsidDel="00000000" w:rsidR="00000000" w:rsidRPr="00000000">
              <w:rPr>
                <w:rtl w:val="0"/>
              </w:rPr>
            </w:r>
          </w:p>
          <w:p w:rsidR="00000000" w:rsidDel="00000000" w:rsidP="00000000" w:rsidRDefault="00000000" w:rsidRPr="00000000" w14:paraId="0000024C">
            <w:pPr>
              <w:numPr>
                <w:ilvl w:val="0"/>
                <w:numId w:val="42"/>
              </w:numPr>
              <w:spacing w:after="120" w:line="276" w:lineRule="auto"/>
              <w:ind w:left="300" w:hanging="360"/>
              <w:jc w:val="both"/>
              <w:rPr/>
            </w:pPr>
            <w:r w:rsidDel="00000000" w:rsidR="00000000" w:rsidRPr="00000000">
              <w:rPr>
                <w:rFonts w:ascii="Calibri" w:cs="Calibri" w:eastAsia="Calibri" w:hAnsi="Calibri"/>
                <w:rtl w:val="0"/>
              </w:rPr>
              <w:t xml:space="preserve">Mampu mengevaluasi efektivitas penanganan perkara berdasarkan hasil penyelesaian, biaya perkara, potensi kerugian yang dapat dihindari, dan tindak lanjut perbaikan. </w:t>
            </w:r>
            <w:r w:rsidDel="00000000" w:rsidR="00000000" w:rsidRPr="00000000">
              <w:rPr>
                <w:rtl w:val="0"/>
              </w:rPr>
            </w:r>
          </w:p>
          <w:p w:rsidR="00000000" w:rsidDel="00000000" w:rsidP="00000000" w:rsidRDefault="00000000" w:rsidRPr="00000000" w14:paraId="0000024D">
            <w:pPr>
              <w:numPr>
                <w:ilvl w:val="0"/>
                <w:numId w:val="42"/>
              </w:numPr>
              <w:spacing w:after="120" w:line="276" w:lineRule="auto"/>
              <w:ind w:left="300" w:hanging="360"/>
              <w:jc w:val="both"/>
              <w:rPr/>
            </w:pPr>
            <w:r w:rsidDel="00000000" w:rsidR="00000000" w:rsidRPr="00000000">
              <w:rPr>
                <w:rFonts w:ascii="Calibri" w:cs="Calibri" w:eastAsia="Calibri" w:hAnsi="Calibri"/>
                <w:rtl w:val="0"/>
              </w:rPr>
              <w:t xml:space="preserve">Mampu memberikan arahan atau rekomendasi kepada Direksi dan mitra kerja sama dalam menangani perkara yang kompleks yang memiliki implikasi hukum korporasi yang signifikan. </w:t>
            </w:r>
            <w:r w:rsidDel="00000000" w:rsidR="00000000" w:rsidRPr="00000000">
              <w:rPr>
                <w:rtl w:val="0"/>
              </w:rPr>
            </w:r>
          </w:p>
        </w:tc>
      </w:tr>
    </w:tbl>
    <w:p w:rsidR="00000000" w:rsidDel="00000000" w:rsidP="00000000" w:rsidRDefault="00000000" w:rsidRPr="00000000" w14:paraId="0000024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(GCL-17) Memfasilitasi </w:t>
      </w:r>
      <w:r w:rsidDel="00000000" w:rsidR="00000000" w:rsidRPr="00000000">
        <w:rPr>
          <w:rFonts w:ascii="Calibri" w:cs="Calibri" w:eastAsia="Calibri" w:hAnsi="Calibri"/>
          <w:sz w:val="29"/>
          <w:szCs w:val="29"/>
          <w:rtl w:val="0"/>
        </w:rPr>
        <w:t xml:space="preserve">Pemberian Keterangan Saksi Ahli Hukum/Kepatuhan Perbankan</w:t>
      </w:r>
      <w:r w:rsidDel="00000000" w:rsidR="00000000" w:rsidRPr="00000000">
        <w:rPr>
          <w:rFonts w:ascii="Calibri" w:cs="Calibri" w:eastAsia="Calibri" w:hAnsi="Calibri"/>
          <w:sz w:val="29"/>
          <w:szCs w:val="29"/>
          <w:rtl w:val="0"/>
        </w:rPr>
        <w:t xml:space="preserve"> “Yang Independen, Kredibel dan Kompeten”</w:t>
      </w:r>
    </w:p>
    <w:p w:rsidR="00000000" w:rsidDel="00000000" w:rsidP="00000000" w:rsidRDefault="00000000" w:rsidRPr="00000000" w14:paraId="0000024F">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mengidentifikasi, merekrut, dan memfasilitasi saksi atau saksi ahli yang “Independen, Kredibel, dan Kompeten” untuk memberikan keterangan hukum/keahlian perbankan guna melindungi kepentingan hukum bank di hadapan penyidik, jaksa, atau majelis hakim.</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0">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51">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Mengidentifikasi kebutuhan saksi/saksi ahli dan memverifikasi kelengkapan administrasi pemanggilan dari aparat penegak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2">
            <w:pPr>
              <w:spacing w:after="10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53">
            <w:pPr>
              <w:numPr>
                <w:ilvl w:val="0"/>
                <w:numId w:val="112"/>
              </w:numPr>
              <w:spacing w:after="0" w:afterAutospacing="0" w:before="240" w:line="240" w:lineRule="auto"/>
              <w:ind w:left="300" w:hanging="360"/>
              <w:rPr/>
            </w:pPr>
            <w:r w:rsidDel="00000000" w:rsidR="00000000" w:rsidRPr="00000000">
              <w:rPr>
                <w:rFonts w:ascii="Calibri" w:cs="Calibri" w:eastAsia="Calibri" w:hAnsi="Calibri"/>
                <w:rtl w:val="0"/>
              </w:rPr>
              <w:t xml:space="preserve">Mampu mengidentifikasi kriteria dan profil saksi/saksi ahli yang dibutuhkan sesuai dengan materi substansi perkara perbankan.</w:t>
            </w:r>
          </w:p>
          <w:p w:rsidR="00000000" w:rsidDel="00000000" w:rsidP="00000000" w:rsidRDefault="00000000" w:rsidRPr="00000000" w14:paraId="00000254">
            <w:pPr>
              <w:numPr>
                <w:ilvl w:val="0"/>
                <w:numId w:val="112"/>
              </w:numPr>
              <w:spacing w:after="240" w:before="0" w:beforeAutospacing="0" w:line="240" w:lineRule="auto"/>
              <w:ind w:left="300" w:hanging="360"/>
              <w:rPr/>
            </w:pPr>
            <w:r w:rsidDel="00000000" w:rsidR="00000000" w:rsidRPr="00000000">
              <w:rPr>
                <w:rFonts w:ascii="Calibri" w:cs="Calibri" w:eastAsia="Calibri" w:hAnsi="Calibri"/>
                <w:rtl w:val="0"/>
              </w:rPr>
              <w:t xml:space="preserve">Mampu memverifikasi keabsahan surat pemanggilan resmi serta persyaratan administratif penunjukan saksi/ahli dari aparat penegak hukum.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5">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56">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pemetaan (</w:t>
            </w:r>
            <w:r w:rsidDel="00000000" w:rsidR="00000000" w:rsidRPr="00000000">
              <w:rPr>
                <w:rFonts w:ascii="Calibri" w:cs="Calibri" w:eastAsia="Calibri" w:hAnsi="Calibri"/>
                <w:i w:val="1"/>
                <w:iCs w:val="1"/>
                <w:rtl w:val="0"/>
              </w:rPr>
              <w:t xml:space="preserve">mapping</w:t>
            </w:r>
            <w:r w:rsidDel="00000000" w:rsidR="00000000" w:rsidRPr="00000000">
              <w:rPr>
                <w:rFonts w:ascii="Calibri" w:cs="Calibri" w:eastAsia="Calibri" w:hAnsi="Calibri"/>
                <w:rtl w:val="0"/>
              </w:rPr>
              <w:t xml:space="preserve">) calon saksi ahli yang relevan serta menyiapkan materi pendukung untuk proses fasilitasi.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7">
            <w:pPr>
              <w:spacing w:after="10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58">
            <w:pPr>
              <w:numPr>
                <w:ilvl w:val="0"/>
                <w:numId w:val="4"/>
              </w:numPr>
              <w:spacing w:after="0" w:afterAutospacing="0" w:line="240" w:lineRule="auto"/>
              <w:ind w:left="269.9999999999997" w:hanging="359.9999999999999"/>
              <w:rPr>
                <w:rFonts w:ascii="Calibri" w:cs="Calibri" w:eastAsia="Calibri" w:hAnsi="Calibri"/>
              </w:rPr>
            </w:pPr>
            <w:r w:rsidDel="00000000" w:rsidR="00000000" w:rsidRPr="00000000">
              <w:rPr>
                <w:rFonts w:ascii="Calibri" w:cs="Calibri" w:eastAsia="Calibri" w:hAnsi="Calibri"/>
                <w:rtl w:val="0"/>
              </w:rPr>
              <w:t xml:space="preserve">Mampu mencari dan menyusun daftar inventaris (</w:t>
            </w:r>
            <w:r w:rsidDel="00000000" w:rsidR="00000000" w:rsidRPr="00000000">
              <w:rPr>
                <w:rFonts w:ascii="Calibri" w:cs="Calibri" w:eastAsia="Calibri" w:hAnsi="Calibri"/>
                <w:i w:val="1"/>
                <w:iCs w:val="1"/>
                <w:rtl w:val="0"/>
              </w:rPr>
              <w:t xml:space="preserve">database</w:t>
            </w:r>
            <w:r w:rsidDel="00000000" w:rsidR="00000000" w:rsidRPr="00000000">
              <w:rPr>
                <w:rFonts w:ascii="Calibri" w:cs="Calibri" w:eastAsia="Calibri" w:hAnsi="Calibri"/>
                <w:rtl w:val="0"/>
              </w:rPr>
              <w:t xml:space="preserve">) calon saksi ahli (akademisi, praktisi, atau internal) yang kredibel dan bebas dari benturan kepentingan.</w:t>
            </w:r>
          </w:p>
          <w:p w:rsidR="00000000" w:rsidDel="00000000" w:rsidP="00000000" w:rsidRDefault="00000000" w:rsidRPr="00000000" w14:paraId="00000259">
            <w:pPr>
              <w:numPr>
                <w:ilvl w:val="0"/>
                <w:numId w:val="4"/>
              </w:numPr>
              <w:spacing w:after="0" w:afterAutospacing="0" w:line="240" w:lineRule="auto"/>
              <w:ind w:left="269.9999999999997" w:hanging="359.9999999999999"/>
              <w:rPr>
                <w:rFonts w:ascii="Calibri" w:cs="Calibri" w:eastAsia="Calibri" w:hAnsi="Calibri"/>
              </w:rPr>
            </w:pPr>
            <w:r w:rsidDel="00000000" w:rsidR="00000000" w:rsidRPr="00000000">
              <w:rPr>
                <w:rFonts w:ascii="Calibri" w:cs="Calibri" w:eastAsia="Calibri" w:hAnsi="Calibri"/>
                <w:rtl w:val="0"/>
              </w:rPr>
              <w:t xml:space="preserve">Mampu menyusun </w:t>
            </w:r>
            <w:r w:rsidDel="00000000" w:rsidR="00000000" w:rsidRPr="00000000">
              <w:rPr>
                <w:rFonts w:ascii="Calibri" w:cs="Calibri" w:eastAsia="Calibri" w:hAnsi="Calibri"/>
                <w:i w:val="1"/>
                <w:iCs w:val="1"/>
                <w:rtl w:val="0"/>
              </w:rPr>
              <w:t xml:space="preserve">briefing dossier</w:t>
            </w:r>
            <w:r w:rsidDel="00000000" w:rsidR="00000000" w:rsidRPr="00000000">
              <w:rPr>
                <w:rFonts w:ascii="Calibri" w:cs="Calibri" w:eastAsia="Calibri" w:hAnsi="Calibri"/>
                <w:rtl w:val="0"/>
              </w:rPr>
              <w:t xml:space="preserve"> (lembar fakta dan pokok perkara) untuk membantu saksi ahli memahami konteks operasional bank sebelum memberikan keterangan.</w:t>
            </w:r>
          </w:p>
          <w:p w:rsidR="00000000" w:rsidDel="00000000" w:rsidP="00000000" w:rsidRDefault="00000000" w:rsidRPr="00000000" w14:paraId="0000025A">
            <w:pPr>
              <w:numPr>
                <w:ilvl w:val="0"/>
                <w:numId w:val="4"/>
              </w:numPr>
              <w:spacing w:after="100" w:line="240" w:lineRule="auto"/>
              <w:ind w:left="269.9999999999997" w:hanging="359.9999999999999"/>
              <w:rPr>
                <w:rFonts w:ascii="Calibri" w:cs="Calibri" w:eastAsia="Calibri" w:hAnsi="Calibri"/>
              </w:rPr>
            </w:pPr>
            <w:r w:rsidDel="00000000" w:rsidR="00000000" w:rsidRPr="00000000">
              <w:rPr>
                <w:rFonts w:ascii="Calibri" w:cs="Calibri" w:eastAsia="Calibri" w:hAnsi="Calibri"/>
                <w:rtl w:val="0"/>
              </w:rPr>
              <w:t xml:space="preserve">Mampu memastikan saksi/saksi ahli memahami batasan kerahasiaan data bank yang tidak berkaitan dengan perkara.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5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Memilih, merekrut, dan mendampingi saksi/saksi ahli secara efektif agar siap memberikan keterangan yang sah dan meyakinkan.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D">
            <w:pPr>
              <w:spacing w:after="12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5E">
            <w:pPr>
              <w:numPr>
                <w:ilvl w:val="0"/>
                <w:numId w:val="3"/>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menyeleksi dan menetapkan saksi/saksi ahli yang paling tepat dan berbobot untuk kebutuhan perkara di persidangan atau penyidikan.</w:t>
            </w:r>
          </w:p>
          <w:p w:rsidR="00000000" w:rsidDel="00000000" w:rsidP="00000000" w:rsidRDefault="00000000" w:rsidRPr="00000000" w14:paraId="0000025F">
            <w:pPr>
              <w:numPr>
                <w:ilvl w:val="0"/>
                <w:numId w:val="3"/>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memfasilitasi sesi simulasi/persiapan (</w:t>
            </w:r>
            <w:r w:rsidDel="00000000" w:rsidR="00000000" w:rsidRPr="00000000">
              <w:rPr>
                <w:rFonts w:ascii="Calibri" w:cs="Calibri" w:eastAsia="Calibri" w:hAnsi="Calibri"/>
                <w:i w:val="1"/>
                <w:iCs w:val="1"/>
                <w:rtl w:val="0"/>
              </w:rPr>
              <w:t xml:space="preserve">pre-trial briefing</w:t>
            </w:r>
            <w:r w:rsidDel="00000000" w:rsidR="00000000" w:rsidRPr="00000000">
              <w:rPr>
                <w:rFonts w:ascii="Calibri" w:cs="Calibri" w:eastAsia="Calibri" w:hAnsi="Calibri"/>
                <w:rtl w:val="0"/>
              </w:rPr>
              <w:t xml:space="preserve">) agar saksi ahli siap menyampaikan keterangan secara terstruktur dan meyakinkan.</w:t>
            </w:r>
          </w:p>
          <w:p w:rsidR="00000000" w:rsidDel="00000000" w:rsidP="00000000" w:rsidRDefault="00000000" w:rsidRPr="00000000" w14:paraId="00000260">
            <w:pPr>
              <w:numPr>
                <w:ilvl w:val="0"/>
                <w:numId w:val="3"/>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mendampingi dan mengkoordinasikan penyusunan draft Keterangan Tertulis/BAP Ahli agar sesuai dengan standar hukum yang berlaku.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6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pendampingan saksi ahli dalam perkara hukum berisiko tinggi (</w:t>
            </w:r>
            <w:r w:rsidDel="00000000" w:rsidR="00000000" w:rsidRPr="00000000">
              <w:rPr>
                <w:rFonts w:ascii="Calibri" w:cs="Calibri" w:eastAsia="Calibri" w:hAnsi="Calibri"/>
                <w:i w:val="1"/>
                <w:iCs w:val="1"/>
                <w:rtl w:val="0"/>
              </w:rPr>
              <w:t xml:space="preserve">high-stakes</w:t>
            </w:r>
            <w:r w:rsidDel="00000000" w:rsidR="00000000" w:rsidRPr="00000000">
              <w:rPr>
                <w:rFonts w:ascii="Calibri" w:cs="Calibri" w:eastAsia="Calibri" w:hAnsi="Calibri"/>
                <w:rtl w:val="0"/>
              </w:rPr>
              <w:t xml:space="preserve">) serta mengantisipasi strategi pemeriksaan untuk melindungi kepentingan hukum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4">
            <w:pPr>
              <w:numPr>
                <w:ilvl w:val="0"/>
                <w:numId w:val="109"/>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membekali saksi ahli dengan strategi merespons pertanyaan silang (</w:t>
            </w:r>
            <w:r w:rsidDel="00000000" w:rsidR="00000000" w:rsidRPr="00000000">
              <w:rPr>
                <w:rFonts w:ascii="Calibri" w:cs="Calibri" w:eastAsia="Calibri" w:hAnsi="Calibri"/>
                <w:i w:val="1"/>
                <w:iCs w:val="1"/>
                <w:rtl w:val="0"/>
              </w:rPr>
              <w:t xml:space="preserve">cross-examination</w:t>
            </w:r>
            <w:r w:rsidDel="00000000" w:rsidR="00000000" w:rsidRPr="00000000">
              <w:rPr>
                <w:rFonts w:ascii="Calibri" w:cs="Calibri" w:eastAsia="Calibri" w:hAnsi="Calibri"/>
                <w:rtl w:val="0"/>
              </w:rPr>
              <w:t xml:space="preserve">) yang kompleks dan menjebak di persidangan.</w:t>
            </w:r>
          </w:p>
          <w:p w:rsidR="00000000" w:rsidDel="00000000" w:rsidP="00000000" w:rsidRDefault="00000000" w:rsidRPr="00000000" w14:paraId="00000265">
            <w:pPr>
              <w:numPr>
                <w:ilvl w:val="0"/>
                <w:numId w:val="109"/>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mengevaluasi performa kesaksian ahli secara berkesinambungan untuk mengantisipasi implikasinya terhadap reputasi dan preseden hukum perbankan.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6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Membangun jaringan (</w:t>
            </w:r>
            <w:r w:rsidDel="00000000" w:rsidR="00000000" w:rsidRPr="00000000">
              <w:rPr>
                <w:rFonts w:ascii="Calibri" w:cs="Calibri" w:eastAsia="Calibri" w:hAnsi="Calibri"/>
                <w:i w:val="1"/>
                <w:iCs w:val="1"/>
                <w:rtl w:val="0"/>
              </w:rPr>
              <w:t xml:space="preserve">network</w:t>
            </w:r>
            <w:r w:rsidDel="00000000" w:rsidR="00000000" w:rsidRPr="00000000">
              <w:rPr>
                <w:rFonts w:ascii="Calibri" w:cs="Calibri" w:eastAsia="Calibri" w:hAnsi="Calibri"/>
                <w:rtl w:val="0"/>
              </w:rPr>
              <w:t xml:space="preserve">) pakar hukum perbankan tingkat nasional dan menetapkan standar strategis penanganan saksi ahli di industri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8">
            <w:pPr>
              <w:spacing w:after="12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69">
            <w:pPr>
              <w:numPr>
                <w:ilvl w:val="0"/>
                <w:numId w:val="106"/>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membangun dan mengelola jaringan strategis dengan figur pakar, akademisi senior, dan otoritas hukum perbankan tingkat nasional sebagai rujukan utama bank.</w:t>
            </w:r>
          </w:p>
          <w:p w:rsidR="00000000" w:rsidDel="00000000" w:rsidP="00000000" w:rsidRDefault="00000000" w:rsidRPr="00000000" w14:paraId="0000026A">
            <w:pPr>
              <w:numPr>
                <w:ilvl w:val="0"/>
                <w:numId w:val="106"/>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merumuskan kebijakan/standar operasional tata kelola fasilitasi saksi/saksi ahli dalam penanganan perkara hukum yang menjadi acuan bagi unit kerja bank serta dapat dijadikan referensi praktik di tingkat internal maupun industri perbankan.</w:t>
            </w:r>
          </w:p>
        </w:tc>
      </w:tr>
    </w:tbl>
    <w:p w:rsidR="00000000" w:rsidDel="00000000" w:rsidP="00000000" w:rsidRDefault="00000000" w:rsidRPr="00000000" w14:paraId="0000026B">
      <w:pPr>
        <w:rPr>
          <w:color w:val="274e13"/>
        </w:rPr>
      </w:pPr>
      <w:r w:rsidDel="00000000" w:rsidR="00000000" w:rsidRPr="00000000">
        <w:rPr>
          <w:rtl w:val="0"/>
        </w:rPr>
      </w:r>
    </w:p>
    <w:p w:rsidR="00000000" w:rsidDel="00000000" w:rsidP="00000000" w:rsidRDefault="00000000" w:rsidRPr="00000000" w14:paraId="0000026C">
      <w:pPr>
        <w:pStyle w:val="Heading2"/>
        <w:spacing w:after="80" w:before="360" w:line="300" w:lineRule="auto"/>
        <w:rPr>
          <w:rFonts w:ascii="Calibri" w:cs="Calibri" w:eastAsia="Calibri" w:hAnsi="Calibri"/>
          <w:color w:val="274e13"/>
          <w:sz w:val="29"/>
          <w:szCs w:val="29"/>
        </w:rPr>
      </w:pPr>
      <w:sdt>
        <w:sdtPr>
          <w:id w:val="495278200"/>
          <w:tag w:val="goog_rdk_2"/>
        </w:sdtPr>
        <w:sdtContent>
          <w:commentRangeStart w:id="2"/>
        </w:sdtContent>
      </w:sdt>
      <w:sdt>
        <w:sdtPr>
          <w:id w:val="-802923710"/>
          <w:tag w:val="goog_rdk_3"/>
        </w:sdtPr>
        <w:sdtContent>
          <w:commentRangeStart w:id="3"/>
        </w:sdtContent>
      </w:sdt>
      <w:sdt>
        <w:sdtPr>
          <w:id w:val="1749709577"/>
          <w:tag w:val="goog_rdk_4"/>
        </w:sdtPr>
        <w:sdtContent>
          <w:commentRangeStart w:id="4"/>
        </w:sdtContent>
      </w:sdt>
      <w:r w:rsidDel="00000000" w:rsidR="00000000" w:rsidRPr="00000000">
        <w:rPr>
          <w:rFonts w:ascii="Calibri" w:cs="Calibri" w:eastAsia="Calibri" w:hAnsi="Calibri"/>
          <w:color w:val="274e13"/>
          <w:sz w:val="29"/>
          <w:szCs w:val="29"/>
          <w:rtl w:val="0"/>
        </w:rPr>
        <w:t xml:space="preserve">(GCL-18) Pengelolaan Restrukturisasi, Utang-Piutang, &amp; Insolvensi</w:t>
      </w:r>
    </w:p>
    <w:p w:rsidR="00000000" w:rsidDel="00000000" w:rsidP="00000000" w:rsidRDefault="00000000" w:rsidRPr="00000000" w14:paraId="0000026D">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merancang, menganalisis, dan mengawasi aspek hukum dalam proses penyelesaian kredit bermasalah, restrukturisasi</w:t>
      </w:r>
      <w:sdt>
        <w:sdtPr>
          <w:id w:val="1343018836"/>
          <w:tag w:val="goog_rdk_5"/>
        </w:sdtPr>
        <w:sdtContent>
          <w:ins w:author="Ahlansyah" w:id="0" w:date="2026-10-22T11:08:04Z">
            <w:r w:rsidDel="00000000" w:rsidR="00000000" w:rsidRPr="00000000">
              <w:rPr>
                <w:rFonts w:ascii="Calibri" w:cs="Calibri" w:eastAsia="Calibri" w:hAnsi="Calibri"/>
                <w:color w:val="274e13"/>
                <w:rtl w:val="0"/>
              </w:rPr>
              <w:t xml:space="preserve"> Kredit</w:t>
            </w:r>
          </w:ins>
        </w:sdtContent>
      </w:sdt>
      <w:sdt>
        <w:sdtPr>
          <w:id w:val="-377052717"/>
          <w:tag w:val="goog_rdk_6"/>
        </w:sdtPr>
        <w:sdtContent>
          <w:del w:author="Ahlansyah" w:id="0" w:date="2026-10-22T11:08:04Z">
            <w:r w:rsidDel="00000000" w:rsidR="00000000" w:rsidRPr="00000000">
              <w:rPr>
                <w:rFonts w:ascii="Calibri" w:cs="Calibri" w:eastAsia="Calibri" w:hAnsi="Calibri"/>
                <w:color w:val="274e13"/>
                <w:rtl w:val="0"/>
              </w:rPr>
              <w:delText xml:space="preserve"> utang</w:delText>
            </w:r>
          </w:del>
        </w:sdtContent>
      </w:sdt>
      <w:r w:rsidDel="00000000" w:rsidR="00000000" w:rsidRPr="00000000">
        <w:rPr>
          <w:rFonts w:ascii="Calibri" w:cs="Calibri" w:eastAsia="Calibri" w:hAnsi="Calibri"/>
          <w:color w:val="274e13"/>
          <w:rtl w:val="0"/>
        </w:rPr>
        <w:t xml:space="preserve">, eksekusi jaminan, hingga penanganan kepailitan dan PKPU.</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bl>
      <w:tblPr>
        <w:tblStyle w:val="Table20"/>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6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6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dokumen kredit, jenis-jenis jaminan, dan </w:t>
            </w:r>
            <w:sdt>
              <w:sdtPr>
                <w:id w:val="850737840"/>
                <w:tag w:val="goog_rdk_7"/>
              </w:sdtPr>
              <w:sdtContent>
                <w:del w:author="Ahlansyah" w:id="1" w:date="2026-10-22T11:18:34Z">
                  <w:r w:rsidDel="00000000" w:rsidR="00000000" w:rsidRPr="00000000">
                    <w:rPr>
                      <w:rFonts w:ascii="Calibri" w:cs="Calibri" w:eastAsia="Calibri" w:hAnsi="Calibri"/>
                      <w:color w:val="274e13"/>
                      <w:rtl w:val="0"/>
                    </w:rPr>
                    <w:delText xml:space="preserve">prosedur </w:delText>
                  </w:r>
                </w:del>
              </w:sdtContent>
            </w:sdt>
            <w:r w:rsidDel="00000000" w:rsidR="00000000" w:rsidRPr="00000000">
              <w:rPr>
                <w:rFonts w:ascii="Calibri" w:cs="Calibri" w:eastAsia="Calibri" w:hAnsi="Calibri"/>
                <w:color w:val="274e13"/>
                <w:rtl w:val="0"/>
              </w:rPr>
              <w:t xml:space="preserve">pendaftaran hak tanggungan/ fidusia.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7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sdt>
            <w:sdtPr>
              <w:id w:val="1395986550"/>
              <w:tag w:val="goog_rdk_11"/>
            </w:sdtPr>
            <w:sdtContent>
              <w:p w:rsidR="00000000" w:rsidDel="00000000" w:rsidP="00000000" w:rsidRDefault="00000000" w:rsidRPr="00000000" w14:paraId="00000271">
                <w:pPr>
                  <w:numPr>
                    <w:ilvl w:val="0"/>
                    <w:numId w:val="94"/>
                  </w:numPr>
                  <w:spacing w:after="120" w:line="240" w:lineRule="auto"/>
                  <w:ind w:left="300" w:hanging="360"/>
                  <w:rPr>
                    <w:ins w:author="Ahlansyah" w:id="2" w:date="2026-10-22T11:09:23Z"/>
                    <w:color w:val="274e13"/>
                  </w:rPr>
                </w:pPr>
                <w:sdt>
                  <w:sdtPr>
                    <w:id w:val="251251708"/>
                    <w:tag w:val="goog_rdk_9"/>
                  </w:sdtPr>
                  <w:sdtContent>
                    <w:ins w:author="Ahlansyah" w:id="2" w:date="2026-10-22T11:09:23Z"/>
                    <w:sdt>
                      <w:sdtPr>
                        <w:id w:val="-1489970949"/>
                        <w:tag w:val="goog_rdk_10"/>
                      </w:sdtPr>
                      <w:sdtContent>
                        <w:ins w:author="Ahlansyah" w:id="2" w:date="2026-10-22T11:09:23Z">
                          <w:r w:rsidDel="00000000" w:rsidR="00000000" w:rsidRPr="00000000">
                            <w:rPr>
                              <w:rFonts w:ascii="Calibri" w:cs="Calibri" w:eastAsia="Calibri" w:hAnsi="Calibri"/>
                              <w:color w:val="274e13"/>
                              <w:rtl w:val="0"/>
                              <w:rPrChange w:author="Ahlansyah" w:id="3" w:date="2026-10-22T11:09:23Z">
                                <w:rPr>
                                  <w:rFonts w:ascii="Calibri" w:cs="Calibri" w:eastAsia="Calibri" w:hAnsi="Calibri"/>
                                  <w:b w:val="1"/>
                                  <w:bCs w:val="1"/>
                                  <w:color w:val="274e13"/>
                                </w:rPr>
                              </w:rPrChange>
                            </w:rPr>
                            <w:t xml:space="preserve">Mampu memeriksa kelengkapan dokumen pendaftaran sertifikat jaminan (Hak Tanggungan, Fidusia, Hipotek) dari debitur kredit bermasalah</w:t>
                          </w:r>
                        </w:ins>
                      </w:sdtContent>
                    </w:sdt>
                    <w:ins w:author="Ahlansyah" w:id="2" w:date="2026-10-22T11:09:23Z"/>
                  </w:sdtContent>
                </w:sdt>
              </w:p>
            </w:sdtContent>
          </w:sdt>
          <w:sdt>
            <w:sdtPr>
              <w:id w:val="-1327045024"/>
              <w:tag w:val="goog_rdk_14"/>
            </w:sdtPr>
            <w:sdtContent>
              <w:p w:rsidR="00000000" w:rsidDel="00000000" w:rsidP="00000000" w:rsidRDefault="00000000" w:rsidRPr="00000000" w14:paraId="00000272">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4" w:date="2026-10-22T11:25:29Z">
                      <w:rPr>
                        <w:color w:val="274e13"/>
                      </w:rPr>
                    </w:rPrChange>
                  </w:rPr>
                  <w:pPrChange w:author="Ahlansyah" w:id="0" w:date="2026-10-22T11:25:29Z">
                    <w:pPr>
                      <w:numPr>
                        <w:ilvl w:val="0"/>
                        <w:numId w:val="94"/>
                      </w:numPr>
                      <w:spacing w:after="120" w:line="240" w:lineRule="auto"/>
                      <w:ind w:left="300" w:hanging="360"/>
                    </w:pPr>
                  </w:pPrChange>
                </w:pPr>
                <w:sdt>
                  <w:sdtPr>
                    <w:id w:val="1982208485"/>
                    <w:tag w:val="goog_rdk_13"/>
                  </w:sdtPr>
                  <w:sdtContent>
                    <w:del w:author="Ahlansyah" w:id="2" w:date="2026-10-22T11:09:23Z">
                      <w:r w:rsidDel="00000000" w:rsidR="00000000" w:rsidRPr="00000000">
                        <w:rPr>
                          <w:rFonts w:ascii="Calibri" w:cs="Calibri" w:eastAsia="Calibri" w:hAnsi="Calibri"/>
                          <w:color w:val="274e13"/>
                          <w:rtl w:val="0"/>
                        </w:rPr>
                        <w:delText xml:space="preserve">Mampu memeriksa status kelengkapan pendaftaran sertifikat jaminan (Hak Tanggungan, Fidusia, H</w:delText>
                      </w:r>
                      <w:r w:rsidDel="00000000" w:rsidR="00000000" w:rsidRPr="00000000">
                        <w:rPr>
                          <w:rFonts w:ascii="Calibri" w:cs="Calibri" w:eastAsia="Calibri" w:hAnsi="Calibri"/>
                          <w:color w:val="274e13"/>
                          <w:rtl w:val="0"/>
                        </w:rPr>
                        <w:delText xml:space="preserve">ipotek).</w:delText>
                      </w:r>
                    </w:del>
                  </w:sdtContent>
                </w:sdt>
                <w:r w:rsidDel="00000000" w:rsidR="00000000" w:rsidRPr="00000000">
                  <w:rPr>
                    <w:rtl w:val="0"/>
                  </w:rPr>
                </w:r>
              </w:p>
            </w:sdtContent>
          </w:sdt>
          <w:p w:rsidR="00000000" w:rsidDel="00000000" w:rsidP="00000000" w:rsidRDefault="00000000" w:rsidRPr="00000000" w14:paraId="00000273">
            <w:pPr>
              <w:numPr>
                <w:ilvl w:val="0"/>
                <w:numId w:val="94"/>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mencatat dan menyajikan data posisi tunggakan kredit dan status penagihan debitur.</w:t>
            </w:r>
          </w:p>
          <w:sdt>
            <w:sdtPr>
              <w:id w:val="1989027824"/>
              <w:tag w:val="goog_rdk_18"/>
            </w:sdtPr>
            <w:sdtContent>
              <w:p w:rsidR="00000000" w:rsidDel="00000000" w:rsidP="00000000" w:rsidRDefault="00000000" w:rsidRPr="00000000" w14:paraId="00000274">
                <w:pPr>
                  <w:numPr>
                    <w:ilvl w:val="0"/>
                    <w:numId w:val="94"/>
                  </w:numPr>
                  <w:spacing w:after="120" w:line="240" w:lineRule="auto"/>
                  <w:ind w:left="300" w:hanging="360"/>
                  <w:rPr>
                    <w:ins w:author="Ahlansyah" w:id="5" w:date="2026-10-22T11:14:41Z"/>
                    <w:color w:val="274e13"/>
                  </w:rPr>
                </w:pPr>
                <w:sdt>
                  <w:sdtPr>
                    <w:id w:val="134445494"/>
                    <w:tag w:val="goog_rdk_16"/>
                  </w:sdtPr>
                  <w:sdtContent>
                    <w:ins w:author="Ahlansyah" w:id="5" w:date="2026-10-22T11:14:41Z"/>
                    <w:sdt>
                      <w:sdtPr>
                        <w:id w:val="-1384733128"/>
                        <w:tag w:val="goog_rdk_17"/>
                      </w:sdtPr>
                      <w:sdtContent>
                        <w:ins w:author="Ahlansyah" w:id="5" w:date="2026-10-22T11:14:41Z">
                          <w:r w:rsidDel="00000000" w:rsidR="00000000" w:rsidRPr="00000000">
                            <w:rPr>
                              <w:rFonts w:ascii="Calibri" w:cs="Calibri" w:eastAsia="Calibri" w:hAnsi="Calibri"/>
                              <w:color w:val="274e13"/>
                              <w:rtl w:val="0"/>
                              <w:rPrChange w:author="Ahlansyah" w:id="6" w:date="2026-10-22T11:14:41Z">
                                <w:rPr>
                                  <w:rFonts w:ascii="Calibri" w:cs="Calibri" w:eastAsia="Calibri" w:hAnsi="Calibri"/>
                                  <w:color w:val="274e13"/>
                                </w:rPr>
                              </w:rPrChange>
                            </w:rPr>
                            <w:t xml:space="preserve">• Mampu mendokumentasikan dan mengelompokkan berkas dokumen kredit bermasalah (dokumen perjanjian kredit, Apht,appraisal) secara baik.</w:t>
                          </w:r>
                        </w:ins>
                      </w:sdtContent>
                    </w:sdt>
                    <w:ins w:author="Ahlansyah" w:id="5" w:date="2026-10-22T11:14:41Z">
                      <w:r w:rsidDel="00000000" w:rsidR="00000000" w:rsidRPr="00000000">
                        <w:rPr>
                          <w:rtl w:val="0"/>
                        </w:rPr>
                      </w:r>
                    </w:ins>
                  </w:sdtContent>
                </w:sdt>
              </w:p>
            </w:sdtContent>
          </w:sdt>
          <w:sdt>
            <w:sdtPr>
              <w:id w:val="-444640837"/>
              <w:tag w:val="goog_rdk_21"/>
            </w:sdtPr>
            <w:sdtContent>
              <w:p w:rsidR="00000000" w:rsidDel="00000000" w:rsidP="00000000" w:rsidRDefault="00000000" w:rsidRPr="00000000" w14:paraId="00000275">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7" w:date="2026-10-22T11:25:36Z">
                      <w:rPr>
                        <w:color w:val="274e13"/>
                      </w:rPr>
                    </w:rPrChange>
                  </w:rPr>
                  <w:pPrChange w:author="Ahlansyah" w:id="0" w:date="2026-10-22T11:25:36Z">
                    <w:pPr>
                      <w:numPr>
                        <w:ilvl w:val="0"/>
                        <w:numId w:val="94"/>
                      </w:numPr>
                      <w:spacing w:after="120" w:line="240" w:lineRule="auto"/>
                      <w:ind w:left="300" w:hanging="360"/>
                    </w:pPr>
                  </w:pPrChange>
                </w:pPr>
                <w:sdt>
                  <w:sdtPr>
                    <w:id w:val="1736532456"/>
                    <w:tag w:val="goog_rdk_20"/>
                  </w:sdtPr>
                  <w:sdtContent>
                    <w:del w:author="Ahlansyah" w:id="5" w:date="2026-10-22T11:14:41Z">
                      <w:r w:rsidDel="00000000" w:rsidR="00000000" w:rsidRPr="00000000">
                        <w:rPr>
                          <w:rFonts w:ascii="Calibri" w:cs="Calibri" w:eastAsia="Calibri" w:hAnsi="Calibri"/>
                          <w:color w:val="274e13"/>
                          <w:rtl w:val="0"/>
                        </w:rPr>
                        <w:delText xml:space="preserve">Mampu mendokumentasikan da</w:delText>
                      </w:r>
                      <w:r w:rsidDel="00000000" w:rsidR="00000000" w:rsidRPr="00000000">
                        <w:rPr>
                          <w:rFonts w:ascii="Calibri" w:cs="Calibri" w:eastAsia="Calibri" w:hAnsi="Calibri"/>
                          <w:color w:val="274e13"/>
                          <w:rtl w:val="0"/>
                        </w:rPr>
                        <w:delText xml:space="preserve">n </w:delText>
                      </w:r>
                      <w:r w:rsidDel="00000000" w:rsidR="00000000" w:rsidRPr="00000000">
                        <w:rPr>
                          <w:rFonts w:ascii="Calibri" w:cs="Calibri" w:eastAsia="Calibri" w:hAnsi="Calibri"/>
                          <w:color w:val="274e13"/>
                          <w:rtl w:val="0"/>
                        </w:rPr>
                        <w:delText xml:space="preserve">mengelompokkan berkas jaminan serta dokumen kredit pendukung secara terstruktur</w:delText>
                      </w:r>
                    </w:del>
                  </w:sdtContent>
                </w:sdt>
                <w:r w:rsidDel="00000000" w:rsidR="00000000" w:rsidRPr="00000000">
                  <w:rPr>
                    <w:rFonts w:ascii="Calibri" w:cs="Calibri" w:eastAsia="Calibri" w:hAnsi="Calibri"/>
                    <w:color w:val="274e13"/>
                    <w:rtl w:val="0"/>
                  </w:rPr>
                  <w:t xml:space="preserve">.</w:t>
                </w:r>
              </w:p>
            </w:sdtContent>
          </w:sdt>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7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7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mekanisme </w:t>
            </w:r>
            <w:sdt>
              <w:sdtPr>
                <w:id w:val="-1433397082"/>
                <w:tag w:val="goog_rdk_22"/>
              </w:sdtPr>
              <w:sdtContent>
                <w:del w:author="Ahlansyah" w:id="8" w:date="2026-10-22T11:28:37Z">
                  <w:r w:rsidDel="00000000" w:rsidR="00000000" w:rsidRPr="00000000">
                    <w:rPr>
                      <w:rFonts w:ascii="Calibri" w:cs="Calibri" w:eastAsia="Calibri" w:hAnsi="Calibri"/>
                      <w:color w:val="274e13"/>
                      <w:rtl w:val="0"/>
                    </w:rPr>
                    <w:delText xml:space="preserve">hukum </w:delText>
                  </w:r>
                </w:del>
              </w:sdtContent>
            </w:sdt>
            <w:r w:rsidDel="00000000" w:rsidR="00000000" w:rsidRPr="00000000">
              <w:rPr>
                <w:rFonts w:ascii="Calibri" w:cs="Calibri" w:eastAsia="Calibri" w:hAnsi="Calibri"/>
                <w:color w:val="274e13"/>
                <w:rtl w:val="0"/>
              </w:rPr>
              <w:t xml:space="preserve">restrukturisasi kredit serta tata cara eksekusi jaminan sederhana.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7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sdt>
            <w:sdtPr>
              <w:id w:val="982679623"/>
              <w:tag w:val="goog_rdk_26"/>
            </w:sdtPr>
            <w:sdtContent>
              <w:p w:rsidR="00000000" w:rsidDel="00000000" w:rsidP="00000000" w:rsidRDefault="00000000" w:rsidRPr="00000000" w14:paraId="00000279">
                <w:pPr>
                  <w:numPr>
                    <w:ilvl w:val="0"/>
                    <w:numId w:val="66"/>
                  </w:numPr>
                  <w:spacing w:after="120" w:line="240" w:lineRule="auto"/>
                  <w:ind w:left="300" w:hanging="360"/>
                  <w:rPr>
                    <w:ins w:author="Ahlansyah" w:id="9" w:date="2026-10-22T11:23:30Z"/>
                    <w:color w:val="274e13"/>
                  </w:rPr>
                </w:pPr>
                <w:sdt>
                  <w:sdtPr>
                    <w:id w:val="-1057643823"/>
                    <w:tag w:val="goog_rdk_24"/>
                  </w:sdtPr>
                  <w:sdtContent>
                    <w:ins w:author="Ahlansyah" w:id="9" w:date="2026-10-22T11:23:30Z"/>
                    <w:sdt>
                      <w:sdtPr>
                        <w:id w:val="1829843465"/>
                        <w:tag w:val="goog_rdk_25"/>
                      </w:sdtPr>
                      <w:sdtContent>
                        <w:ins w:author="Ahlansyah" w:id="9" w:date="2026-10-22T11:23:30Z">
                          <w:r w:rsidDel="00000000" w:rsidR="00000000" w:rsidRPr="00000000">
                            <w:rPr>
                              <w:rFonts w:ascii="Calibri" w:cs="Calibri" w:eastAsia="Calibri" w:hAnsi="Calibri"/>
                              <w:color w:val="274e13"/>
                              <w:rtl w:val="0"/>
                              <w:rPrChange w:author="Ahlansyah" w:id="10" w:date="2026-10-22T11:23:30Z">
                                <w:rPr>
                                  <w:rFonts w:ascii="Calibri" w:cs="Calibri" w:eastAsia="Calibri" w:hAnsi="Calibri"/>
                                  <w:b w:val="1"/>
                                  <w:bCs w:val="1"/>
                                  <w:color w:val="274e13"/>
                                </w:rPr>
                              </w:rPrChange>
                            </w:rPr>
                            <w:t xml:space="preserve">Mampu melakukan review  atas usulan memo analisa restrukturisasi kredit </w:t>
                          </w:r>
                        </w:ins>
                      </w:sdtContent>
                    </w:sdt>
                    <w:ins w:author="Ahlansyah" w:id="9" w:date="2026-10-22T11:23:30Z"/>
                  </w:sdtContent>
                </w:sdt>
              </w:p>
            </w:sdtContent>
          </w:sdt>
          <w:sdt>
            <w:sdtPr>
              <w:id w:val="1483623010"/>
              <w:tag w:val="goog_rdk_31"/>
            </w:sdtPr>
            <w:sdtContent>
              <w:p w:rsidR="00000000" w:rsidDel="00000000" w:rsidP="00000000" w:rsidRDefault="00000000" w:rsidRPr="00000000" w14:paraId="0000027A">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13" w:date="2026-10-22T11:25:20Z">
                      <w:rPr>
                        <w:color w:val="274e13"/>
                      </w:rPr>
                    </w:rPrChange>
                  </w:rPr>
                  <w:pPrChange w:author="Ahlansyah" w:id="0" w:date="2026-10-22T11:25:20Z">
                    <w:pPr>
                      <w:numPr>
                        <w:ilvl w:val="0"/>
                        <w:numId w:val="66"/>
                      </w:numPr>
                      <w:spacing w:after="120" w:line="240" w:lineRule="auto"/>
                      <w:ind w:left="300" w:hanging="360"/>
                    </w:pPr>
                  </w:pPrChange>
                </w:pPr>
                <w:sdt>
                  <w:sdtPr>
                    <w:id w:val="1721239327"/>
                    <w:tag w:val="goog_rdk_28"/>
                  </w:sdtPr>
                  <w:sdtContent>
                    <w:del w:author="Ahlansyah" w:id="9" w:date="2026-10-22T11:23:30Z">
                      <w:r w:rsidDel="00000000" w:rsidR="00000000" w:rsidRPr="00000000">
                        <w:rPr>
                          <w:rFonts w:ascii="Calibri" w:cs="Calibri" w:eastAsia="Calibri" w:hAnsi="Calibri"/>
                          <w:color w:val="274e13"/>
                          <w:rtl w:val="0"/>
                        </w:rPr>
                        <w:delText xml:space="preserve">M</w:delText>
                      </w:r>
                    </w:del>
                  </w:sdtContent>
                </w:sdt>
                <w:sdt>
                  <w:sdtPr>
                    <w:id w:val="-329199655"/>
                    <w:tag w:val="goog_rdk_29"/>
                  </w:sdtPr>
                  <w:sdtContent>
                    <w:del w:author="Ahlansyah" w:id="11" w:date="2026-10-22T11:23:37Z">
                      <w:r w:rsidDel="00000000" w:rsidR="00000000" w:rsidRPr="00000000">
                        <w:rPr>
                          <w:rFonts w:ascii="Calibri" w:cs="Calibri" w:eastAsia="Calibri" w:hAnsi="Calibri"/>
                          <w:color w:val="274e13"/>
                          <w:rtl w:val="0"/>
                        </w:rPr>
                        <w:delText xml:space="preserve">ampu meranc</w:delText>
                      </w:r>
                    </w:del>
                  </w:sdtContent>
                </w:sdt>
                <w:sdt>
                  <w:sdtPr>
                    <w:id w:val="1540673721"/>
                    <w:tag w:val="goog_rdk_30"/>
                  </w:sdtPr>
                  <w:sdtContent>
                    <w:del w:author="Ahlansyah" w:id="12" w:date="2026-10-22T11:25:13Z">
                      <w:r w:rsidDel="00000000" w:rsidR="00000000" w:rsidRPr="00000000">
                        <w:rPr>
                          <w:rFonts w:ascii="Calibri" w:cs="Calibri" w:eastAsia="Calibri" w:hAnsi="Calibri"/>
                          <w:color w:val="274e13"/>
                          <w:rtl w:val="0"/>
                        </w:rPr>
                        <w:delText xml:space="preserve">ang draf awal perjanjian </w:delText>
                      </w:r>
                      <w:r w:rsidDel="00000000" w:rsidR="00000000" w:rsidRPr="00000000">
                        <w:rPr>
                          <w:rFonts w:ascii="Calibri" w:cs="Calibri" w:eastAsia="Calibri" w:hAnsi="Calibri"/>
                          <w:i w:val="1"/>
                          <w:iCs w:val="1"/>
                          <w:color w:val="274e13"/>
                          <w:rtl w:val="0"/>
                        </w:rPr>
                        <w:delText xml:space="preserve">addendum</w:delText>
                      </w:r>
                      <w:r w:rsidDel="00000000" w:rsidR="00000000" w:rsidRPr="00000000">
                        <w:rPr>
                          <w:rFonts w:ascii="Calibri" w:cs="Calibri" w:eastAsia="Calibri" w:hAnsi="Calibri"/>
                          <w:color w:val="274e13"/>
                          <w:rtl w:val="0"/>
                        </w:rPr>
                        <w:delText xml:space="preserve">/restrukturisasi kredit standar.</w:delText>
                      </w:r>
                    </w:del>
                  </w:sdtContent>
                </w:sdt>
                <w:r w:rsidDel="00000000" w:rsidR="00000000" w:rsidRPr="00000000">
                  <w:rPr>
                    <w:rtl w:val="0"/>
                  </w:rPr>
                </w:r>
              </w:p>
            </w:sdtContent>
          </w:sdt>
          <w:p w:rsidR="00000000" w:rsidDel="00000000" w:rsidP="00000000" w:rsidRDefault="00000000" w:rsidRPr="00000000" w14:paraId="0000027B">
            <w:pPr>
              <w:numPr>
                <w:ilvl w:val="0"/>
                <w:numId w:val="66"/>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menentukan dan menjelaskan syarat-syarat hukum pendaftaran lelang jaminan di KPKNL.</w:t>
            </w:r>
          </w:p>
          <w:sdt>
            <w:sdtPr>
              <w:id w:val="1401361731"/>
              <w:tag w:val="goog_rdk_35"/>
            </w:sdtPr>
            <w:sdtContent>
              <w:p w:rsidR="00000000" w:rsidDel="00000000" w:rsidP="00000000" w:rsidRDefault="00000000" w:rsidRPr="00000000" w14:paraId="0000027C">
                <w:pPr>
                  <w:numPr>
                    <w:ilvl w:val="0"/>
                    <w:numId w:val="66"/>
                  </w:numPr>
                  <w:spacing w:after="120" w:line="240" w:lineRule="auto"/>
                  <w:ind w:left="300" w:hanging="360"/>
                  <w:rPr>
                    <w:ins w:author="Ahlansyah" w:id="14" w:date="2026-10-22T11:26:49Z"/>
                    <w:color w:val="274e13"/>
                  </w:rPr>
                </w:pPr>
                <w:sdt>
                  <w:sdtPr>
                    <w:id w:val="-1577359666"/>
                    <w:tag w:val="goog_rdk_33"/>
                  </w:sdtPr>
                  <w:sdtContent>
                    <w:ins w:author="Ahlansyah" w:id="14" w:date="2026-10-22T11:26:49Z"/>
                    <w:sdt>
                      <w:sdtPr>
                        <w:id w:val="461586901"/>
                        <w:tag w:val="goog_rdk_34"/>
                      </w:sdtPr>
                      <w:sdtContent>
                        <w:ins w:author="Ahlansyah" w:id="14" w:date="2026-10-22T11:26:49Z">
                          <w:r w:rsidDel="00000000" w:rsidR="00000000" w:rsidRPr="00000000">
                            <w:rPr>
                              <w:rFonts w:ascii="Calibri" w:cs="Calibri" w:eastAsia="Calibri" w:hAnsi="Calibri"/>
                              <w:color w:val="274e13"/>
                              <w:rtl w:val="0"/>
                              <w:rPrChange w:author="Ahlansyah" w:id="15" w:date="2026-10-22T11:26:49Z">
                                <w:rPr>
                                  <w:rFonts w:ascii="Calibri" w:cs="Calibri" w:eastAsia="Calibri" w:hAnsi="Calibri"/>
                                  <w:color w:val="274e13"/>
                                </w:rPr>
                              </w:rPrChange>
                            </w:rPr>
                            <w:t xml:space="preserve">Mampu membantu verifikasi dan rekonsiliasi total tagihan kredit (pokok, bunga, denda)</w:t>
                          </w:r>
                        </w:ins>
                      </w:sdtContent>
                    </w:sdt>
                    <w:ins w:author="Ahlansyah" w:id="14" w:date="2026-10-22T11:26:49Z">
                      <w:r w:rsidDel="00000000" w:rsidR="00000000" w:rsidRPr="00000000">
                        <w:rPr>
                          <w:rtl w:val="0"/>
                        </w:rPr>
                      </w:r>
                    </w:ins>
                  </w:sdtContent>
                </w:sdt>
              </w:p>
            </w:sdtContent>
          </w:sdt>
          <w:sdt>
            <w:sdtPr>
              <w:id w:val="641325548"/>
              <w:tag w:val="goog_rdk_39"/>
            </w:sdtPr>
            <w:sdtContent>
              <w:p w:rsidR="00000000" w:rsidDel="00000000" w:rsidP="00000000" w:rsidRDefault="00000000" w:rsidRPr="00000000" w14:paraId="0000027D">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17" w:date="2026-10-22T11:27:38Z">
                      <w:rPr>
                        <w:color w:val="274e13"/>
                      </w:rPr>
                    </w:rPrChange>
                  </w:rPr>
                  <w:pPrChange w:author="Ahlansyah" w:id="0" w:date="2026-10-22T11:27:38Z">
                    <w:pPr>
                      <w:numPr>
                        <w:ilvl w:val="0"/>
                        <w:numId w:val="66"/>
                      </w:numPr>
                      <w:spacing w:after="120" w:line="240" w:lineRule="auto"/>
                      <w:ind w:left="300" w:hanging="360"/>
                    </w:pPr>
                  </w:pPrChange>
                </w:pPr>
                <w:sdt>
                  <w:sdtPr>
                    <w:id w:val="545806826"/>
                    <w:tag w:val="goog_rdk_37"/>
                  </w:sdtPr>
                  <w:sdtContent>
                    <w:del w:author="Ahlansyah" w:id="14" w:date="2026-10-22T11:26:49Z">
                      <w:r w:rsidDel="00000000" w:rsidR="00000000" w:rsidRPr="00000000">
                        <w:rPr>
                          <w:rFonts w:ascii="Calibri" w:cs="Calibri" w:eastAsia="Calibri" w:hAnsi="Calibri"/>
                          <w:color w:val="274e13"/>
                          <w:rtl w:val="0"/>
                        </w:rPr>
                        <w:delText xml:space="preserve">Mampu membantu verifikasi tagihan kredit serta pendaftaran piutang dalam proses pengawasan</w:delText>
                      </w:r>
                      <w:r w:rsidDel="00000000" w:rsidR="00000000" w:rsidRPr="00000000">
                        <w:rPr>
                          <w:rFonts w:ascii="Calibri" w:cs="Calibri" w:eastAsia="Calibri" w:hAnsi="Calibri"/>
                          <w:color w:val="274e13"/>
                          <w:rtl w:val="0"/>
                        </w:rPr>
                        <w:delText xml:space="preserve"> </w:delText>
                      </w:r>
                    </w:del>
                  </w:sdtContent>
                </w:sdt>
                <w:sdt>
                  <w:sdtPr>
                    <w:id w:val="224100864"/>
                    <w:tag w:val="goog_rdk_38"/>
                  </w:sdtPr>
                  <w:sdtContent>
                    <w:del w:author="Ahlansyah" w:id="16" w:date="2026-10-22T11:27:12Z">
                      <w:r w:rsidDel="00000000" w:rsidR="00000000" w:rsidRPr="00000000">
                        <w:rPr>
                          <w:rFonts w:ascii="Calibri" w:cs="Calibri" w:eastAsia="Calibri" w:hAnsi="Calibri"/>
                          <w:color w:val="274e13"/>
                          <w:rtl w:val="0"/>
                        </w:rPr>
                        <w:delText xml:space="preserve">debitur.</w:delText>
                      </w:r>
                    </w:del>
                  </w:sdtContent>
                </w:sdt>
                <w:r w:rsidDel="00000000" w:rsidR="00000000" w:rsidRPr="00000000">
                  <w:rPr>
                    <w:rtl w:val="0"/>
                  </w:rPr>
                </w:r>
              </w:p>
            </w:sdtContent>
          </w:sdt>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7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7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Mengelola aspek hukum restrukturisasi kredit bermasalah skala menengah serta menangani proses PKPU/Kepailitan secara mandiri.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8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sdt>
            <w:sdtPr>
              <w:id w:val="1617999303"/>
              <w:tag w:val="goog_rdk_43"/>
            </w:sdtPr>
            <w:sdtContent>
              <w:p w:rsidR="00000000" w:rsidDel="00000000" w:rsidP="00000000" w:rsidRDefault="00000000" w:rsidRPr="00000000" w14:paraId="00000281">
                <w:pPr>
                  <w:numPr>
                    <w:ilvl w:val="0"/>
                    <w:numId w:val="17"/>
                  </w:numPr>
                  <w:spacing w:after="120" w:line="240" w:lineRule="auto"/>
                  <w:ind w:left="300" w:hanging="360"/>
                  <w:rPr>
                    <w:ins w:author="Ahlansyah" w:id="18" w:date="2026-10-22T11:30:46Z"/>
                    <w:color w:val="274e13"/>
                  </w:rPr>
                </w:pPr>
                <w:sdt>
                  <w:sdtPr>
                    <w:id w:val="-1499320771"/>
                    <w:tag w:val="goog_rdk_41"/>
                  </w:sdtPr>
                  <w:sdtContent>
                    <w:ins w:author="Ahlansyah" w:id="18" w:date="2026-10-22T11:30:46Z"/>
                    <w:sdt>
                      <w:sdtPr>
                        <w:id w:val="-2133015930"/>
                        <w:tag w:val="goog_rdk_42"/>
                      </w:sdtPr>
                      <w:sdtContent>
                        <w:ins w:author="Ahlansyah" w:id="18" w:date="2026-10-22T11:30:46Z">
                          <w:r w:rsidDel="00000000" w:rsidR="00000000" w:rsidRPr="00000000">
                            <w:rPr>
                              <w:rFonts w:ascii="Calibri" w:cs="Calibri" w:eastAsia="Calibri" w:hAnsi="Calibri"/>
                              <w:color w:val="274e13"/>
                              <w:rtl w:val="0"/>
                              <w:rPrChange w:author="Ahlansyah" w:id="19" w:date="2026-10-22T11:30:46Z">
                                <w:rPr>
                                  <w:rFonts w:ascii="Calibri" w:cs="Calibri" w:eastAsia="Calibri" w:hAnsi="Calibri"/>
                                  <w:b w:val="1"/>
                                  <w:bCs w:val="1"/>
                                  <w:color w:val="274e13"/>
                                </w:rPr>
                              </w:rPrChange>
                            </w:rPr>
                            <w:t xml:space="preserve">Mampu merekomendasikan skema restukturisasi kredit berupa Restructuring (Penataan Kembali), Reconditioning (Persyaratan Kembali), Rescheduling (Penjadwalan Kembali).</w:t>
                          </w:r>
                        </w:ins>
                      </w:sdtContent>
                    </w:sdt>
                    <w:ins w:author="Ahlansyah" w:id="18" w:date="2026-10-22T11:30:46Z"/>
                  </w:sdtContent>
                </w:sdt>
              </w:p>
            </w:sdtContent>
          </w:sdt>
          <w:sdt>
            <w:sdtPr>
              <w:id w:val="1227436474"/>
              <w:tag w:val="goog_rdk_46"/>
            </w:sdtPr>
            <w:sdtContent>
              <w:p w:rsidR="00000000" w:rsidDel="00000000" w:rsidP="00000000" w:rsidRDefault="00000000" w:rsidRPr="00000000" w14:paraId="00000282">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21" w:date="2026-10-22T11:33:34Z">
                      <w:rPr>
                        <w:color w:val="274e13"/>
                      </w:rPr>
                    </w:rPrChange>
                  </w:rPr>
                  <w:pPrChange w:author="Ahlansyah" w:id="0" w:date="2026-10-22T11:33:34Z">
                    <w:pPr>
                      <w:numPr>
                        <w:ilvl w:val="0"/>
                        <w:numId w:val="17"/>
                      </w:numPr>
                      <w:spacing w:after="120" w:line="240" w:lineRule="auto"/>
                      <w:ind w:left="300" w:hanging="360"/>
                    </w:pPr>
                  </w:pPrChange>
                </w:pPr>
                <w:sdt>
                  <w:sdtPr>
                    <w:id w:val="1885300777"/>
                    <w:tag w:val="goog_rdk_45"/>
                  </w:sdtPr>
                  <w:sdtContent>
                    <w:del w:author="Ahlansyah" w:id="20" w:date="2026-10-22T11:33:38Z">
                      <w:r w:rsidDel="00000000" w:rsidR="00000000" w:rsidRPr="00000000">
                        <w:rPr>
                          <w:rFonts w:ascii="Calibri" w:cs="Calibri" w:eastAsia="Calibri" w:hAnsi="Calibri"/>
                          <w:color w:val="274e13"/>
                          <w:rtl w:val="0"/>
                        </w:rPr>
                        <w:delText xml:space="preserve">Mampu merumuskan skema legal restrukturisasi utang (</w:delText>
                      </w:r>
                      <w:r w:rsidDel="00000000" w:rsidR="00000000" w:rsidRPr="00000000">
                        <w:rPr>
                          <w:rFonts w:ascii="Calibri" w:cs="Calibri" w:eastAsia="Calibri" w:hAnsi="Calibri"/>
                          <w:i w:val="1"/>
                          <w:iCs w:val="1"/>
                          <w:color w:val="274e13"/>
                          <w:rtl w:val="0"/>
                        </w:rPr>
                        <w:delText xml:space="preserve">convertible bond</w:delText>
                      </w:r>
                      <w:r w:rsidDel="00000000" w:rsidR="00000000" w:rsidRPr="00000000">
                        <w:rPr>
                          <w:rFonts w:ascii="Calibri" w:cs="Calibri" w:eastAsia="Calibri" w:hAnsi="Calibri"/>
                          <w:color w:val="274e13"/>
                          <w:rtl w:val="0"/>
                        </w:rPr>
                        <w:delText xml:space="preserve">, </w:delText>
                      </w:r>
                      <w:r w:rsidDel="00000000" w:rsidR="00000000" w:rsidRPr="00000000">
                        <w:rPr>
                          <w:rFonts w:ascii="Calibri" w:cs="Calibri" w:eastAsia="Calibri" w:hAnsi="Calibri"/>
                          <w:i w:val="1"/>
                          <w:iCs w:val="1"/>
                          <w:color w:val="274e13"/>
                          <w:rtl w:val="0"/>
                        </w:rPr>
                        <w:delText xml:space="preserve">debt to equity swap</w:delText>
                      </w:r>
                      <w:r w:rsidDel="00000000" w:rsidR="00000000" w:rsidRPr="00000000">
                        <w:rPr>
                          <w:rFonts w:ascii="Calibri" w:cs="Calibri" w:eastAsia="Calibri" w:hAnsi="Calibri"/>
                          <w:color w:val="274e13"/>
                          <w:rtl w:val="0"/>
                        </w:rPr>
                        <w:delText xml:space="preserve">, </w:delText>
                      </w:r>
                      <w:r w:rsidDel="00000000" w:rsidR="00000000" w:rsidRPr="00000000">
                        <w:rPr>
                          <w:rFonts w:ascii="Calibri" w:cs="Calibri" w:eastAsia="Calibri" w:hAnsi="Calibri"/>
                          <w:i w:val="1"/>
                          <w:iCs w:val="1"/>
                          <w:color w:val="274e13"/>
                          <w:rtl w:val="0"/>
                        </w:rPr>
                        <w:delText xml:space="preserve">rescheduling</w:delText>
                      </w:r>
                    </w:del>
                  </w:sdtContent>
                </w:sdt>
                <w:r w:rsidDel="00000000" w:rsidR="00000000" w:rsidRPr="00000000">
                  <w:rPr>
                    <w:rFonts w:ascii="Calibri" w:cs="Calibri" w:eastAsia="Calibri" w:hAnsi="Calibri"/>
                    <w:color w:val="274e13"/>
                    <w:rtl w:val="0"/>
                  </w:rPr>
                  <w:t xml:space="preserve">).</w:t>
                </w:r>
              </w:p>
            </w:sdtContent>
          </w:sdt>
          <w:sdt>
            <w:sdtPr>
              <w:id w:val="-1718836601"/>
              <w:tag w:val="goog_rdk_50"/>
            </w:sdtPr>
            <w:sdtContent>
              <w:p w:rsidR="00000000" w:rsidDel="00000000" w:rsidP="00000000" w:rsidRDefault="00000000" w:rsidRPr="00000000" w14:paraId="00000283">
                <w:pPr>
                  <w:numPr>
                    <w:ilvl w:val="0"/>
                    <w:numId w:val="17"/>
                  </w:numPr>
                  <w:spacing w:after="120" w:line="240" w:lineRule="auto"/>
                  <w:ind w:left="300" w:hanging="360"/>
                  <w:rPr>
                    <w:ins w:author="Ahlansyah" w:id="22" w:date="2026-10-22T11:34:03Z"/>
                    <w:color w:val="274e13"/>
                  </w:rPr>
                </w:pPr>
                <w:sdt>
                  <w:sdtPr>
                    <w:id w:val="96303547"/>
                    <w:tag w:val="goog_rdk_48"/>
                  </w:sdtPr>
                  <w:sdtContent>
                    <w:ins w:author="Ahlansyah" w:id="22" w:date="2026-10-22T11:34:03Z"/>
                    <w:sdt>
                      <w:sdtPr>
                        <w:id w:val="2042280417"/>
                        <w:tag w:val="goog_rdk_49"/>
                      </w:sdtPr>
                      <w:sdtContent>
                        <w:ins w:author="Ahlansyah" w:id="22" w:date="2026-10-22T11:34:03Z">
                          <w:r w:rsidDel="00000000" w:rsidR="00000000" w:rsidRPr="00000000">
                            <w:rPr>
                              <w:rFonts w:ascii="Calibri" w:cs="Calibri" w:eastAsia="Calibri" w:hAnsi="Calibri"/>
                              <w:color w:val="274e13"/>
                              <w:rtl w:val="0"/>
                              <w:rPrChange w:author="Ahlansyah" w:id="23" w:date="2026-10-22T11:34:03Z">
                                <w:rPr>
                                  <w:rFonts w:ascii="Calibri" w:cs="Calibri" w:eastAsia="Calibri" w:hAnsi="Calibri"/>
                                  <w:color w:val="274e13"/>
                                </w:rPr>
                              </w:rPrChange>
                            </w:rPr>
                            <w:t xml:space="preserve">Mampu mewakili bank dalam mengajukan pendaftaran tagihan dan proses hukum.</w:t>
                          </w:r>
                        </w:ins>
                      </w:sdtContent>
                    </w:sdt>
                    <w:ins w:author="Ahlansyah" w:id="22" w:date="2026-10-22T11:34:03Z">
                      <w:r w:rsidDel="00000000" w:rsidR="00000000" w:rsidRPr="00000000">
                        <w:rPr>
                          <w:rtl w:val="0"/>
                        </w:rPr>
                      </w:r>
                    </w:ins>
                  </w:sdtContent>
                </w:sdt>
              </w:p>
            </w:sdtContent>
          </w:sdt>
          <w:sdt>
            <w:sdtPr>
              <w:id w:val="-1630260421"/>
              <w:tag w:val="goog_rdk_54"/>
            </w:sdtPr>
            <w:sdtContent>
              <w:p w:rsidR="00000000" w:rsidDel="00000000" w:rsidP="00000000" w:rsidRDefault="00000000" w:rsidRPr="00000000" w14:paraId="00000284">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25" w:date="2026-10-22T11:37:26Z">
                      <w:rPr>
                        <w:color w:val="274e13"/>
                      </w:rPr>
                    </w:rPrChange>
                  </w:rPr>
                  <w:pPrChange w:author="Ahlansyah" w:id="0" w:date="2026-10-22T11:37:26Z">
                    <w:pPr>
                      <w:numPr>
                        <w:ilvl w:val="0"/>
                        <w:numId w:val="17"/>
                      </w:numPr>
                      <w:spacing w:after="120" w:line="240" w:lineRule="auto"/>
                      <w:ind w:left="300" w:hanging="360"/>
                    </w:pPr>
                  </w:pPrChange>
                </w:pPr>
                <w:sdt>
                  <w:sdtPr>
                    <w:id w:val="310649802"/>
                    <w:tag w:val="goog_rdk_52"/>
                  </w:sdtPr>
                  <w:sdtContent>
                    <w:del w:author="Ahlansyah" w:id="22" w:date="2026-10-22T11:34:03Z">
                      <w:r w:rsidDel="00000000" w:rsidR="00000000" w:rsidRPr="00000000">
                        <w:rPr>
                          <w:rFonts w:ascii="Calibri" w:cs="Calibri" w:eastAsia="Calibri" w:hAnsi="Calibri"/>
                          <w:color w:val="274e13"/>
                          <w:rtl w:val="0"/>
                        </w:rPr>
                        <w:delText xml:space="preserve">M</w:delText>
                      </w:r>
                    </w:del>
                  </w:sdtContent>
                </w:sdt>
                <w:sdt>
                  <w:sdtPr>
                    <w:id w:val="2082027592"/>
                    <w:tag w:val="goog_rdk_53"/>
                  </w:sdtPr>
                  <w:sdtContent>
                    <w:del w:author="Ahlansyah" w:id="24" w:date="2026-10-22T11:37:34Z">
                      <w:r w:rsidDel="00000000" w:rsidR="00000000" w:rsidRPr="00000000">
                        <w:rPr>
                          <w:rFonts w:ascii="Calibri" w:cs="Calibri" w:eastAsia="Calibri" w:hAnsi="Calibri"/>
                          <w:color w:val="274e13"/>
                          <w:rtl w:val="0"/>
                        </w:rPr>
                        <w:delText xml:space="preserve">ampu mengajukan pendaftaran tagihan (tagihan kreditur separatis/konkuren) dalam proses PKPU/Kepailitan</w:delText>
                      </w:r>
                    </w:del>
                  </w:sdtContent>
                </w:sdt>
                <w:r w:rsidDel="00000000" w:rsidR="00000000" w:rsidRPr="00000000">
                  <w:rPr>
                    <w:rFonts w:ascii="Calibri" w:cs="Calibri" w:eastAsia="Calibri" w:hAnsi="Calibri"/>
                    <w:color w:val="274e13"/>
                    <w:rtl w:val="0"/>
                  </w:rPr>
                  <w:t xml:space="preserve">.</w:t>
                </w:r>
              </w:p>
            </w:sdtContent>
          </w:sdt>
          <w:p w:rsidR="00000000" w:rsidDel="00000000" w:rsidP="00000000" w:rsidRDefault="00000000" w:rsidRPr="00000000" w14:paraId="00000285">
            <w:pPr>
              <w:numPr>
                <w:ilvl w:val="0"/>
                <w:numId w:val="17"/>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mengawal proses lelang eksekusi jaminan hingga penerbitan risalah lelang</w:t>
            </w:r>
            <w:sdt>
              <w:sdtPr>
                <w:id w:val="152901659"/>
                <w:tag w:val="goog_rdk_55"/>
              </w:sdtPr>
              <w:sdtContent>
                <w:del w:author="Ahlansyah" w:id="26" w:date="2026-10-22T11:38:22Z">
                  <w:r w:rsidDel="00000000" w:rsidR="00000000" w:rsidRPr="00000000">
                    <w:rPr>
                      <w:rFonts w:ascii="Calibri" w:cs="Calibri" w:eastAsia="Calibri" w:hAnsi="Calibri"/>
                      <w:color w:val="274e13"/>
                      <w:rtl w:val="0"/>
                    </w:rPr>
                    <w:delText xml:space="preserve"> dan pengosongan jaminan</w:delText>
                  </w:r>
                </w:del>
              </w:sdtContent>
            </w:sdt>
            <w:r w:rsidDel="00000000" w:rsidR="00000000" w:rsidRPr="00000000">
              <w:rPr>
                <w:rFonts w:ascii="Calibri" w:cs="Calibri" w:eastAsia="Calibri" w:hAnsi="Calibri"/>
                <w:color w:val="274e13"/>
                <w:rtl w:val="0"/>
              </w:rPr>
              <w:t xml:space="preserve">.</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8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8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efektivitas </w:t>
            </w:r>
            <w:r w:rsidDel="00000000" w:rsidR="00000000" w:rsidRPr="00000000">
              <w:rPr>
                <w:rFonts w:ascii="Calibri" w:cs="Calibri" w:eastAsia="Calibri" w:hAnsi="Calibri"/>
                <w:i w:val="1"/>
                <w:iCs w:val="1"/>
                <w:color w:val="274e13"/>
                <w:rtl w:val="0"/>
              </w:rPr>
              <w:t xml:space="preserve">recovery</w:t>
            </w:r>
            <w:r w:rsidDel="00000000" w:rsidR="00000000" w:rsidRPr="00000000">
              <w:rPr>
                <w:rFonts w:ascii="Calibri" w:cs="Calibri" w:eastAsia="Calibri" w:hAnsi="Calibri"/>
                <w:color w:val="274e13"/>
                <w:rtl w:val="0"/>
              </w:rPr>
              <w:t xml:space="preserve"> </w:t>
            </w:r>
            <w:sdt>
              <w:sdtPr>
                <w:id w:val="-208742705"/>
                <w:tag w:val="goog_rdk_56"/>
              </w:sdtPr>
              <w:sdtContent>
                <w:ins w:author="Ahlansyah" w:id="27" w:date="2026-10-22T11:39:01Z">
                  <w:r w:rsidDel="00000000" w:rsidR="00000000" w:rsidRPr="00000000">
                    <w:rPr>
                      <w:rFonts w:ascii="Calibri" w:cs="Calibri" w:eastAsia="Calibri" w:hAnsi="Calibri"/>
                      <w:color w:val="274e13"/>
                      <w:rtl w:val="0"/>
                    </w:rPr>
                    <w:t xml:space="preserve">kredit </w:t>
                  </w:r>
                </w:ins>
              </w:sdtContent>
            </w:sdt>
            <w:sdt>
              <w:sdtPr>
                <w:id w:val="765993509"/>
                <w:tag w:val="goog_rdk_57"/>
              </w:sdtPr>
              <w:sdtContent>
                <w:del w:author="Ahlansyah" w:id="27" w:date="2026-10-22T11:39:01Z">
                  <w:r w:rsidDel="00000000" w:rsidR="00000000" w:rsidRPr="00000000">
                    <w:rPr>
                      <w:rFonts w:ascii="Calibri" w:cs="Calibri" w:eastAsia="Calibri" w:hAnsi="Calibri"/>
                      <w:color w:val="274e13"/>
                      <w:rtl w:val="0"/>
                    </w:rPr>
                    <w:delText xml:space="preserve">utang </w:delText>
                  </w:r>
                </w:del>
              </w:sdtContent>
            </w:sdt>
            <w:r w:rsidDel="00000000" w:rsidR="00000000" w:rsidRPr="00000000">
              <w:rPr>
                <w:rFonts w:ascii="Calibri" w:cs="Calibri" w:eastAsia="Calibri" w:hAnsi="Calibri"/>
                <w:color w:val="274e13"/>
                <w:rtl w:val="0"/>
              </w:rPr>
              <w:t xml:space="preserve">bermasalah </w:t>
            </w:r>
            <w:sdt>
              <w:sdtPr>
                <w:id w:val="-1710219884"/>
                <w:tag w:val="goog_rdk_58"/>
              </w:sdtPr>
              <w:sdtContent>
                <w:del w:author="Ahlansyah" w:id="28" w:date="2026-10-22T11:39:34Z">
                  <w:r w:rsidDel="00000000" w:rsidR="00000000" w:rsidRPr="00000000">
                    <w:rPr>
                      <w:rFonts w:ascii="Calibri" w:cs="Calibri" w:eastAsia="Calibri" w:hAnsi="Calibri"/>
                      <w:color w:val="274e13"/>
                      <w:rtl w:val="0"/>
                    </w:rPr>
                    <w:delText xml:space="preserve">kompleks</w:delText>
                  </w:r>
                </w:del>
              </w:sdtContent>
            </w:sdt>
            <w:r w:rsidDel="00000000" w:rsidR="00000000" w:rsidRPr="00000000">
              <w:rPr>
                <w:rFonts w:ascii="Calibri" w:cs="Calibri" w:eastAsia="Calibri" w:hAnsi="Calibri"/>
                <w:color w:val="274e13"/>
                <w:rtl w:val="0"/>
              </w:rPr>
              <w:t xml:space="preserve"> dan </w:t>
            </w:r>
            <w:sdt>
              <w:sdtPr>
                <w:id w:val="62587322"/>
                <w:tag w:val="goog_rdk_59"/>
              </w:sdtPr>
              <w:sdtContent>
                <w:del w:author="Ahlansyah" w:id="29" w:date="2026-10-22T11:39:43Z">
                  <w:r w:rsidDel="00000000" w:rsidR="00000000" w:rsidRPr="00000000">
                    <w:rPr>
                      <w:rFonts w:ascii="Calibri" w:cs="Calibri" w:eastAsia="Calibri" w:hAnsi="Calibri"/>
                      <w:color w:val="274e13"/>
                      <w:rtl w:val="0"/>
                    </w:rPr>
                    <w:delText xml:space="preserve">memimpin</w:delText>
                  </w:r>
                </w:del>
              </w:sdtContent>
            </w:sdt>
            <w:r w:rsidDel="00000000" w:rsidR="00000000" w:rsidRPr="00000000">
              <w:rPr>
                <w:rFonts w:ascii="Calibri" w:cs="Calibri" w:eastAsia="Calibri" w:hAnsi="Calibri"/>
                <w:color w:val="274e13"/>
                <w:rtl w:val="0"/>
              </w:rPr>
              <w:t xml:space="preserve"> strategi hukum penyelamatan kredit </w:t>
            </w:r>
            <w:sdt>
              <w:sdtPr>
                <w:id w:val="-1605323209"/>
                <w:tag w:val="goog_rdk_60"/>
              </w:sdtPr>
              <w:sdtContent>
                <w:del w:author="Ahlansyah" w:id="30" w:date="2026-10-22T11:39:46Z">
                  <w:r w:rsidDel="00000000" w:rsidR="00000000" w:rsidRPr="00000000">
                    <w:rPr>
                      <w:rFonts w:ascii="Calibri" w:cs="Calibri" w:eastAsia="Calibri" w:hAnsi="Calibri"/>
                      <w:color w:val="274e13"/>
                      <w:rtl w:val="0"/>
                    </w:rPr>
                    <w:delText xml:space="preserve">korporasi</w:delText>
                  </w:r>
                </w:del>
              </w:sdtContent>
            </w:sdt>
            <w:r w:rsidDel="00000000" w:rsidR="00000000" w:rsidRPr="00000000">
              <w:rPr>
                <w:rFonts w:ascii="Calibri" w:cs="Calibri" w:eastAsia="Calibri" w:hAnsi="Calibri"/>
                <w:color w:val="274e13"/>
                <w:rtl w:val="0"/>
              </w:rPr>
              <w:t xml:space="preserve">.</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8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89">
            <w:pPr>
              <w:numPr>
                <w:ilvl w:val="0"/>
                <w:numId w:val="92"/>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menyusun strategi pemulihan aset (</w:t>
            </w:r>
            <w:r w:rsidDel="00000000" w:rsidR="00000000" w:rsidRPr="00000000">
              <w:rPr>
                <w:rFonts w:ascii="Calibri" w:cs="Calibri" w:eastAsia="Calibri" w:hAnsi="Calibri"/>
                <w:i w:val="1"/>
                <w:iCs w:val="1"/>
                <w:color w:val="274e13"/>
                <w:rtl w:val="0"/>
              </w:rPr>
              <w:t xml:space="preserve">asset recovery strategy</w:t>
            </w:r>
            <w:r w:rsidDel="00000000" w:rsidR="00000000" w:rsidRPr="00000000">
              <w:rPr>
                <w:rFonts w:ascii="Calibri" w:cs="Calibri" w:eastAsia="Calibri" w:hAnsi="Calibri"/>
                <w:color w:val="274e13"/>
                <w:rtl w:val="0"/>
              </w:rPr>
              <w:t xml:space="preserve">) pada </w:t>
            </w:r>
            <w:sdt>
              <w:sdtPr>
                <w:id w:val="-212820526"/>
                <w:tag w:val="goog_rdk_61"/>
              </w:sdtPr>
              <w:sdtContent>
                <w:del w:author="Ahlansyah" w:id="31" w:date="2026-10-22T11:41:55Z">
                  <w:r w:rsidDel="00000000" w:rsidR="00000000" w:rsidRPr="00000000">
                    <w:rPr>
                      <w:rFonts w:ascii="Calibri" w:cs="Calibri" w:eastAsia="Calibri" w:hAnsi="Calibri"/>
                      <w:color w:val="274e13"/>
                      <w:rtl w:val="0"/>
                    </w:rPr>
                    <w:delText xml:space="preserve">perkara </w:delText>
                  </w:r>
                </w:del>
              </w:sdtContent>
            </w:sdt>
            <w:sdt>
              <w:sdtPr>
                <w:id w:val="-93258484"/>
                <w:tag w:val="goog_rdk_62"/>
              </w:sdtPr>
              <w:sdtContent>
                <w:ins w:author="Ahlansyah" w:id="31" w:date="2026-10-22T11:41:55Z">
                  <w:r w:rsidDel="00000000" w:rsidR="00000000" w:rsidRPr="00000000">
                    <w:rPr>
                      <w:rFonts w:ascii="Calibri" w:cs="Calibri" w:eastAsia="Calibri" w:hAnsi="Calibri"/>
                      <w:color w:val="274e13"/>
                      <w:rtl w:val="0"/>
                    </w:rPr>
                    <w:t xml:space="preserve"> </w:t>
                  </w:r>
                </w:ins>
              </w:sdtContent>
            </w:sdt>
            <w:r w:rsidDel="00000000" w:rsidR="00000000" w:rsidRPr="00000000">
              <w:rPr>
                <w:rFonts w:ascii="Calibri" w:cs="Calibri" w:eastAsia="Calibri" w:hAnsi="Calibri"/>
                <w:color w:val="274e13"/>
                <w:rtl w:val="0"/>
              </w:rPr>
              <w:t xml:space="preserve">kredit</w:t>
            </w:r>
            <w:sdt>
              <w:sdtPr>
                <w:id w:val="1651575904"/>
                <w:tag w:val="goog_rdk_63"/>
              </w:sdtPr>
              <w:sdtContent>
                <w:ins w:author="Ahlansyah" w:id="32" w:date="2026-10-22T11:41:48Z">
                  <w:r w:rsidDel="00000000" w:rsidR="00000000" w:rsidRPr="00000000">
                    <w:rPr>
                      <w:rFonts w:ascii="Calibri" w:cs="Calibri" w:eastAsia="Calibri" w:hAnsi="Calibri"/>
                      <w:color w:val="274e13"/>
                      <w:rtl w:val="0"/>
                    </w:rPr>
                    <w:t xml:space="preserve"> bermasalah </w:t>
                  </w:r>
                </w:ins>
              </w:sdtContent>
            </w:sdt>
            <w:sdt>
              <w:sdtPr>
                <w:id w:val="-2088331908"/>
                <w:tag w:val="goog_rdk_64"/>
              </w:sdtPr>
              <w:sdtContent>
                <w:del w:author="Ahlansyah" w:id="32" w:date="2026-10-22T11:41:48Z">
                  <w:r w:rsidDel="00000000" w:rsidR="00000000" w:rsidRPr="00000000">
                    <w:rPr>
                      <w:rFonts w:ascii="Calibri" w:cs="Calibri" w:eastAsia="Calibri" w:hAnsi="Calibri"/>
                      <w:color w:val="274e13"/>
                      <w:rtl w:val="0"/>
                    </w:rPr>
                    <w:delText xml:space="preserve"> macet skala besar.</w:delText>
                  </w:r>
                </w:del>
              </w:sdtContent>
            </w:sdt>
            <w:r w:rsidDel="00000000" w:rsidR="00000000" w:rsidRPr="00000000">
              <w:rPr>
                <w:rtl w:val="0"/>
              </w:rPr>
            </w:r>
          </w:p>
          <w:p w:rsidR="00000000" w:rsidDel="00000000" w:rsidP="00000000" w:rsidRDefault="00000000" w:rsidRPr="00000000" w14:paraId="0000028A">
            <w:pPr>
              <w:numPr>
                <w:ilvl w:val="0"/>
                <w:numId w:val="92"/>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menganalisis dan memitigasi risiko gugatan pembatalan (</w:t>
            </w:r>
            <w:r w:rsidDel="00000000" w:rsidR="00000000" w:rsidRPr="00000000">
              <w:rPr>
                <w:rFonts w:ascii="Calibri" w:cs="Calibri" w:eastAsia="Calibri" w:hAnsi="Calibri"/>
                <w:i w:val="1"/>
                <w:iCs w:val="1"/>
                <w:color w:val="274e13"/>
                <w:rtl w:val="0"/>
              </w:rPr>
              <w:t xml:space="preserve">actio pauliana</w:t>
            </w:r>
            <w:r w:rsidDel="00000000" w:rsidR="00000000" w:rsidRPr="00000000">
              <w:rPr>
                <w:rFonts w:ascii="Calibri" w:cs="Calibri" w:eastAsia="Calibri" w:hAnsi="Calibri"/>
                <w:color w:val="274e13"/>
                <w:rtl w:val="0"/>
              </w:rPr>
              <w:t xml:space="preserve">) atau pembatalan perdamaian PKPU.</w:t>
            </w:r>
            <w:r w:rsidDel="00000000" w:rsidR="00000000" w:rsidRPr="00000000">
              <w:rPr>
                <w:rtl w:val="0"/>
              </w:rPr>
            </w:r>
          </w:p>
          <w:p w:rsidR="00000000" w:rsidDel="00000000" w:rsidP="00000000" w:rsidRDefault="00000000" w:rsidRPr="00000000" w14:paraId="0000028B">
            <w:pPr>
              <w:numPr>
                <w:ilvl w:val="0"/>
                <w:numId w:val="92"/>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w:t>
            </w:r>
            <w:sdt>
              <w:sdtPr>
                <w:id w:val="-924102383"/>
                <w:tag w:val="goog_rdk_65"/>
              </w:sdtPr>
              <w:sdtContent>
                <w:del w:author="Ahlansyah" w:id="33" w:date="2026-10-22T11:42:57Z">
                  <w:r w:rsidDel="00000000" w:rsidR="00000000" w:rsidRPr="00000000">
                    <w:rPr>
                      <w:rFonts w:ascii="Calibri" w:cs="Calibri" w:eastAsia="Calibri" w:hAnsi="Calibri"/>
                      <w:color w:val="274e13"/>
                      <w:rtl w:val="0"/>
                    </w:rPr>
                    <w:delText xml:space="preserve">memimpin</w:delText>
                  </w:r>
                </w:del>
              </w:sdtContent>
            </w:sdt>
            <w:r w:rsidDel="00000000" w:rsidR="00000000" w:rsidRPr="00000000">
              <w:rPr>
                <w:rFonts w:ascii="Calibri" w:cs="Calibri" w:eastAsia="Calibri" w:hAnsi="Calibri"/>
                <w:color w:val="274e13"/>
                <w:rtl w:val="0"/>
              </w:rPr>
              <w:t xml:space="preserve"> </w:t>
            </w:r>
            <w:sdt>
              <w:sdtPr>
                <w:id w:val="-1715217667"/>
                <w:tag w:val="goog_rdk_66"/>
              </w:sdtPr>
              <w:sdtContent>
                <w:ins w:author="Ahlansyah" w:id="34" w:date="2026-10-22T11:43:05Z">
                  <w:r w:rsidDel="00000000" w:rsidR="00000000" w:rsidRPr="00000000">
                    <w:rPr>
                      <w:rFonts w:ascii="Calibri" w:cs="Calibri" w:eastAsia="Calibri" w:hAnsi="Calibri"/>
                      <w:color w:val="274e13"/>
                      <w:rtl w:val="0"/>
                    </w:rPr>
                    <w:t xml:space="preserve">memberikan rekomendasi dan </w:t>
                  </w:r>
                </w:ins>
              </w:sdtContent>
            </w:sdt>
            <w:r w:rsidDel="00000000" w:rsidR="00000000" w:rsidRPr="00000000">
              <w:rPr>
                <w:rFonts w:ascii="Calibri" w:cs="Calibri" w:eastAsia="Calibri" w:hAnsi="Calibri"/>
                <w:color w:val="274e13"/>
                <w:rtl w:val="0"/>
              </w:rPr>
              <w:t xml:space="preserve">negosiasi penyelesaian</w:t>
            </w:r>
            <w:sdt>
              <w:sdtPr>
                <w:id w:val="-158376840"/>
                <w:tag w:val="goog_rdk_67"/>
              </w:sdtPr>
              <w:sdtContent>
                <w:ins w:author="Ahlansyah" w:id="35" w:date="2026-10-22T11:43:59Z">
                  <w:r w:rsidDel="00000000" w:rsidR="00000000" w:rsidRPr="00000000">
                    <w:rPr>
                      <w:rFonts w:ascii="Calibri" w:cs="Calibri" w:eastAsia="Calibri" w:hAnsi="Calibri"/>
                      <w:color w:val="274e13"/>
                      <w:rtl w:val="0"/>
                    </w:rPr>
                    <w:t xml:space="preserve"> kredit bermasalah dengan debitur. </w:t>
                  </w:r>
                </w:ins>
              </w:sdtContent>
            </w:sdt>
            <w:r w:rsidDel="00000000" w:rsidR="00000000" w:rsidRPr="00000000">
              <w:rPr>
                <w:rFonts w:ascii="Calibri" w:cs="Calibri" w:eastAsia="Calibri" w:hAnsi="Calibri"/>
                <w:color w:val="274e13"/>
                <w:rtl w:val="0"/>
              </w:rPr>
              <w:t xml:space="preserve"> </w:t>
            </w:r>
            <w:sdt>
              <w:sdtPr>
                <w:id w:val="733071556"/>
                <w:tag w:val="goog_rdk_68"/>
              </w:sdtPr>
              <w:sdtContent>
                <w:del w:author="Ahlansyah" w:id="36" w:date="2026-10-22T11:43:56Z">
                  <w:r w:rsidDel="00000000" w:rsidR="00000000" w:rsidRPr="00000000">
                    <w:rPr>
                      <w:rFonts w:ascii="Calibri" w:cs="Calibri" w:eastAsia="Calibri" w:hAnsi="Calibri"/>
                      <w:color w:val="274e13"/>
                      <w:rtl w:val="0"/>
                    </w:rPr>
                    <w:delText xml:space="preserve">utang</w:delText>
                  </w:r>
                </w:del>
              </w:sdtContent>
            </w:sdt>
            <w:r w:rsidDel="00000000" w:rsidR="00000000" w:rsidRPr="00000000">
              <w:rPr>
                <w:rFonts w:ascii="Calibri" w:cs="Calibri" w:eastAsia="Calibri" w:hAnsi="Calibri"/>
                <w:color w:val="274e13"/>
                <w:rtl w:val="0"/>
              </w:rPr>
              <w:t xml:space="preserve"> </w:t>
            </w:r>
            <w:sdt>
              <w:sdtPr>
                <w:id w:val="-362480411"/>
                <w:tag w:val="goog_rdk_69"/>
              </w:sdtPr>
              <w:sdtContent>
                <w:del w:author="Ahlansyah" w:id="37" w:date="2026-10-22T11:43:40Z">
                  <w:r w:rsidDel="00000000" w:rsidR="00000000" w:rsidRPr="00000000">
                    <w:rPr>
                      <w:rFonts w:ascii="Calibri" w:cs="Calibri" w:eastAsia="Calibri" w:hAnsi="Calibri"/>
                      <w:color w:val="274e13"/>
                      <w:rtl w:val="0"/>
                    </w:rPr>
                    <w:delText xml:space="preserve">dengan konsorsium kreditur, pengurus, atau kurator.</w:delText>
                  </w:r>
                </w:del>
              </w:sdtContent>
            </w:sdt>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8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8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portofolio </w:t>
            </w:r>
            <w:r w:rsidDel="00000000" w:rsidR="00000000" w:rsidRPr="00000000">
              <w:rPr>
                <w:rFonts w:ascii="Calibri" w:cs="Calibri" w:eastAsia="Calibri" w:hAnsi="Calibri"/>
                <w:i w:val="1"/>
                <w:iCs w:val="1"/>
                <w:color w:val="274e13"/>
                <w:rtl w:val="0"/>
              </w:rPr>
              <w:t xml:space="preserve">non-performing loan</w:t>
            </w:r>
            <w:r w:rsidDel="00000000" w:rsidR="00000000" w:rsidRPr="00000000">
              <w:rPr>
                <w:rFonts w:ascii="Calibri" w:cs="Calibri" w:eastAsia="Calibri" w:hAnsi="Calibri"/>
                <w:color w:val="274e13"/>
                <w:rtl w:val="0"/>
              </w:rPr>
              <w:t xml:space="preserve"> (NPL) korporasi dan menciptakan skema penyelesaian utang yang inovatif.</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8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sdt>
            <w:sdtPr>
              <w:id w:val="-664144990"/>
              <w:tag w:val="goog_rdk_73"/>
            </w:sdtPr>
            <w:sdtContent>
              <w:p w:rsidR="00000000" w:rsidDel="00000000" w:rsidP="00000000" w:rsidRDefault="00000000" w:rsidRPr="00000000" w14:paraId="0000028F">
                <w:pPr>
                  <w:numPr>
                    <w:ilvl w:val="0"/>
                    <w:numId w:val="22"/>
                  </w:numPr>
                  <w:spacing w:after="120" w:line="240" w:lineRule="auto"/>
                  <w:ind w:left="300" w:hanging="360"/>
                  <w:rPr>
                    <w:ins w:author="Ahlansyah" w:id="38" w:date="2026-10-22T11:47:32Z"/>
                    <w:color w:val="274e13"/>
                  </w:rPr>
                </w:pPr>
                <w:sdt>
                  <w:sdtPr>
                    <w:id w:val="-1208764346"/>
                    <w:tag w:val="goog_rdk_71"/>
                  </w:sdtPr>
                  <w:sdtContent>
                    <w:ins w:author="Ahlansyah" w:id="38" w:date="2026-10-22T11:47:32Z"/>
                    <w:sdt>
                      <w:sdtPr>
                        <w:id w:val="726204874"/>
                        <w:tag w:val="goog_rdk_72"/>
                      </w:sdtPr>
                      <w:sdtContent>
                        <w:ins w:author="Ahlansyah" w:id="38" w:date="2026-10-22T11:47:32Z">
                          <w:r w:rsidDel="00000000" w:rsidR="00000000" w:rsidRPr="00000000">
                            <w:rPr>
                              <w:rFonts w:ascii="Calibri" w:cs="Calibri" w:eastAsia="Calibri" w:hAnsi="Calibri"/>
                              <w:color w:val="274e13"/>
                              <w:rtl w:val="0"/>
                              <w:rPrChange w:author="Ahlansyah" w:id="39" w:date="2026-10-22T11:47:32Z">
                                <w:rPr>
                                  <w:rFonts w:ascii="Calibri" w:cs="Calibri" w:eastAsia="Calibri" w:hAnsi="Calibri"/>
                                  <w:b w:val="1"/>
                                  <w:bCs w:val="1"/>
                                  <w:color w:val="274e13"/>
                                </w:rPr>
                              </w:rPrChange>
                            </w:rPr>
                            <w:t xml:space="preserve">Mampu merancang kebijakan strategis penyelesaian NPL yabg terukur sesuai kebijakan dan aturan bank</w:t>
                          </w:r>
                        </w:ins>
                      </w:sdtContent>
                    </w:sdt>
                    <w:ins w:author="Ahlansyah" w:id="38" w:date="2026-10-22T11:47:32Z"/>
                  </w:sdtContent>
                </w:sdt>
              </w:p>
            </w:sdtContent>
          </w:sdt>
          <w:sdt>
            <w:sdtPr>
              <w:id w:val="-653221035"/>
              <w:tag w:val="goog_rdk_76"/>
            </w:sdtPr>
            <w:sdtContent>
              <w:p w:rsidR="00000000" w:rsidDel="00000000" w:rsidP="00000000" w:rsidRDefault="00000000" w:rsidRPr="00000000" w14:paraId="00000290">
                <w:pPr>
                  <w:spacing w:after="120" w:line="240" w:lineRule="auto"/>
                  <w:ind w:left="300" w:firstLine="0"/>
                  <w:rPr>
                    <w:del w:author="Ahlansyah" w:id="38" w:date="2026-10-22T11:47:32Z"/>
                    <w:rFonts w:ascii="Arial" w:cs="Arial" w:eastAsia="Arial" w:hAnsi="Arial"/>
                    <w:b w:val="0"/>
                    <w:bCs w:val="0"/>
                    <w:i w:val="0"/>
                    <w:iCs w:val="0"/>
                    <w:smallCaps w:val="0"/>
                    <w:strike w:val="0"/>
                    <w:color w:val="000000"/>
                    <w:sz w:val="22"/>
                    <w:szCs w:val="22"/>
                    <w:u w:val="none"/>
                    <w:shd w:fill="auto" w:val="clear"/>
                    <w:vertAlign w:val="baseline"/>
                    <w:rPrChange w:author="Ahlansyah" w:id="40" w:date="2026-10-22T11:47:59Z">
                      <w:rPr>
                        <w:color w:val="274e13"/>
                      </w:rPr>
                    </w:rPrChange>
                  </w:rPr>
                  <w:pPrChange w:author="Ahlansyah" w:id="0" w:date="2026-10-22T11:47:59Z">
                    <w:pPr>
                      <w:numPr>
                        <w:ilvl w:val="0"/>
                        <w:numId w:val="22"/>
                      </w:numPr>
                      <w:spacing w:after="120" w:line="240" w:lineRule="auto"/>
                      <w:ind w:left="300" w:hanging="360"/>
                    </w:pPr>
                  </w:pPrChange>
                </w:pPr>
                <w:sdt>
                  <w:sdtPr>
                    <w:id w:val="28737322"/>
                    <w:tag w:val="goog_rdk_75"/>
                  </w:sdtPr>
                  <w:sdtContent>
                    <w:del w:author="Ahlansyah" w:id="38" w:date="2026-10-22T11:47:32Z">
                      <w:r w:rsidDel="00000000" w:rsidR="00000000" w:rsidRPr="00000000">
                        <w:rPr>
                          <w:rFonts w:ascii="Calibri" w:cs="Calibri" w:eastAsia="Calibri" w:hAnsi="Calibri"/>
                          <w:color w:val="274e13"/>
                          <w:rtl w:val="0"/>
                        </w:rPr>
                        <w:delText xml:space="preserve">Mampu merancang kebijakan umum manajemen </w:delText>
                      </w:r>
                      <w:r w:rsidDel="00000000" w:rsidR="00000000" w:rsidRPr="00000000">
                        <w:rPr>
                          <w:rFonts w:ascii="Calibri" w:cs="Calibri" w:eastAsia="Calibri" w:hAnsi="Calibri"/>
                          <w:i w:val="1"/>
                          <w:iCs w:val="1"/>
                          <w:color w:val="274e13"/>
                          <w:rtl w:val="0"/>
                        </w:rPr>
                        <w:delText xml:space="preserve">recovery</w:delText>
                      </w:r>
                      <w:r w:rsidDel="00000000" w:rsidR="00000000" w:rsidRPr="00000000">
                        <w:rPr>
                          <w:rFonts w:ascii="Calibri" w:cs="Calibri" w:eastAsia="Calibri" w:hAnsi="Calibri"/>
                          <w:color w:val="274e13"/>
                          <w:rtl w:val="0"/>
                        </w:rPr>
                        <w:delText xml:space="preserve"> aset dan penjualan portofolio piutang (</w:delText>
                      </w:r>
                      <w:r w:rsidDel="00000000" w:rsidR="00000000" w:rsidRPr="00000000">
                        <w:rPr>
                          <w:rFonts w:ascii="Calibri" w:cs="Calibri" w:eastAsia="Calibri" w:hAnsi="Calibri"/>
                          <w:i w:val="1"/>
                          <w:iCs w:val="1"/>
                          <w:color w:val="274e13"/>
                          <w:rtl w:val="0"/>
                        </w:rPr>
                        <w:delText xml:space="preserve">cessie/asset sales</w:delText>
                      </w:r>
                      <w:r w:rsidDel="00000000" w:rsidR="00000000" w:rsidRPr="00000000">
                        <w:rPr>
                          <w:rFonts w:ascii="Calibri" w:cs="Calibri" w:eastAsia="Calibri" w:hAnsi="Calibri"/>
                          <w:color w:val="274e13"/>
                          <w:rtl w:val="0"/>
                        </w:rPr>
                        <w:delText xml:space="preserve">) bank.</w:delText>
                      </w:r>
                    </w:del>
                  </w:sdtContent>
                </w:sdt>
              </w:p>
            </w:sdtContent>
          </w:sdt>
          <w:sdt>
            <w:sdtPr>
              <w:id w:val="-1319007623"/>
              <w:tag w:val="goog_rdk_82"/>
            </w:sdtPr>
            <w:sdtContent>
              <w:p w:rsidR="00000000" w:rsidDel="00000000" w:rsidP="00000000" w:rsidRDefault="00000000" w:rsidRPr="00000000" w14:paraId="00000291">
                <w:pPr>
                  <w:numPr>
                    <w:ilvl w:val="0"/>
                    <w:numId w:val="22"/>
                  </w:numPr>
                  <w:spacing w:after="120" w:line="240" w:lineRule="auto"/>
                  <w:ind w:left="300" w:hanging="360"/>
                  <w:rPr>
                    <w:ins w:author="Ahlansyah" w:id="42" w:date="2026-10-22T11:52:22Z"/>
                    <w:color w:val="274e13"/>
                  </w:rPr>
                </w:pPr>
                <w:sdt>
                  <w:sdtPr>
                    <w:id w:val="998083114"/>
                    <w:tag w:val="goog_rdk_78"/>
                  </w:sdtPr>
                  <w:sdtContent>
                    <w:ins w:author="Ahlansyah" w:id="38" w:date="2026-10-22T11:47:32Z"/>
                    <w:sdt>
                      <w:sdtPr>
                        <w:id w:val="1781342504"/>
                        <w:tag w:val="goog_rdk_79"/>
                      </w:sdtPr>
                      <w:sdtContent>
                        <w:ins w:author="Ahlansyah" w:id="38" w:date="2026-10-22T11:47:32Z">
                          <w:r w:rsidDel="00000000" w:rsidR="00000000" w:rsidRPr="00000000">
                            <w:rPr>
                              <w:rFonts w:ascii="Calibri" w:cs="Calibri" w:eastAsia="Calibri" w:hAnsi="Calibri"/>
                              <w:color w:val="274e13"/>
                              <w:rtl w:val="0"/>
                              <w:rPrChange w:author="Ahlansyah" w:id="41" w:date="2026-10-22T11:52:22Z">
                                <w:rPr>
                                  <w:rFonts w:ascii="Calibri" w:cs="Calibri" w:eastAsia="Calibri" w:hAnsi="Calibri"/>
                                  <w:color w:val="274e13"/>
                                </w:rPr>
                              </w:rPrChange>
                            </w:rPr>
                            <w:t xml:space="preserve">Mampu mengarahkan strategi penyelesaian kasus kredit bermasalah </w:t>
                          </w:r>
                        </w:ins>
                      </w:sdtContent>
                    </w:sdt>
                    <w:ins w:author="Ahlansyah" w:id="38" w:date="2026-10-22T11:47:32Z"/>
                  </w:sdtContent>
                </w:sdt>
                <w:sdt>
                  <w:sdtPr>
                    <w:id w:val="1877063372"/>
                    <w:tag w:val="goog_rdk_80"/>
                  </w:sdtPr>
                  <w:sdtContent>
                    <w:ins w:author="Ahlansyah" w:id="42" w:date="2026-10-22T11:52:22Z"/>
                    <w:sdt>
                      <w:sdtPr>
                        <w:id w:val="-1824698041"/>
                        <w:tag w:val="goog_rdk_81"/>
                      </w:sdtPr>
                      <w:sdtContent>
                        <w:ins w:author="Ahlansyah" w:id="42" w:date="2026-10-22T11:52:22Z">
                          <w:r w:rsidDel="00000000" w:rsidR="00000000" w:rsidRPr="00000000">
                            <w:rPr>
                              <w:rFonts w:ascii="Calibri" w:cs="Calibri" w:eastAsia="Calibri" w:hAnsi="Calibri"/>
                              <w:color w:val="274e13"/>
                              <w:rtl w:val="0"/>
                              <w:rPrChange w:author="Ahlansyah" w:id="41" w:date="2026-10-22T11:52:22Z">
                                <w:rPr>
                                  <w:rFonts w:ascii="Calibri" w:cs="Calibri" w:eastAsia="Calibri" w:hAnsi="Calibri"/>
                                  <w:color w:val="274e13"/>
                                </w:rPr>
                              </w:rPrChange>
                            </w:rPr>
                            <w:t xml:space="preserve">guna mengamankan pengembalian hak bank secara maksimal.</w:t>
                          </w:r>
                        </w:ins>
                      </w:sdtContent>
                    </w:sdt>
                    <w:ins w:author="Ahlansyah" w:id="42" w:date="2026-10-22T11:52:22Z">
                      <w:r w:rsidDel="00000000" w:rsidR="00000000" w:rsidRPr="00000000">
                        <w:rPr>
                          <w:rtl w:val="0"/>
                        </w:rPr>
                      </w:r>
                    </w:ins>
                  </w:sdtContent>
                </w:sdt>
              </w:p>
            </w:sdtContent>
          </w:sdt>
          <w:sdt>
            <w:sdtPr>
              <w:id w:val="1571608699"/>
              <w:tag w:val="goog_rdk_85"/>
            </w:sdtPr>
            <w:sdtContent>
              <w:p w:rsidR="00000000" w:rsidDel="00000000" w:rsidP="00000000" w:rsidRDefault="00000000" w:rsidRPr="00000000" w14:paraId="00000292">
                <w:pPr>
                  <w:spacing w:after="120" w:line="240" w:lineRule="auto"/>
                  <w:ind w:left="300" w:firstLine="0"/>
                  <w:rPr>
                    <w:del w:author="Ahlansyah" w:id="42" w:date="2026-10-22T11:52:22Z"/>
                    <w:rFonts w:ascii="Arial" w:cs="Arial" w:eastAsia="Arial" w:hAnsi="Arial"/>
                    <w:b w:val="0"/>
                    <w:bCs w:val="0"/>
                    <w:i w:val="0"/>
                    <w:iCs w:val="0"/>
                    <w:smallCaps w:val="0"/>
                    <w:strike w:val="0"/>
                    <w:color w:val="000000"/>
                    <w:sz w:val="22"/>
                    <w:szCs w:val="22"/>
                    <w:u w:val="none"/>
                    <w:shd w:fill="auto" w:val="clear"/>
                    <w:vertAlign w:val="baseline"/>
                    <w:rPrChange w:author="Ahlansyah" w:id="43" w:date="2026-10-22T11:52:32Z">
                      <w:rPr>
                        <w:color w:val="274e13"/>
                      </w:rPr>
                    </w:rPrChange>
                  </w:rPr>
                  <w:pPrChange w:author="Ahlansyah" w:id="0" w:date="2026-10-22T11:52:32Z">
                    <w:pPr>
                      <w:numPr>
                        <w:ilvl w:val="0"/>
                        <w:numId w:val="22"/>
                      </w:numPr>
                      <w:spacing w:after="120" w:line="240" w:lineRule="auto"/>
                      <w:ind w:left="300" w:hanging="360"/>
                    </w:pPr>
                  </w:pPrChange>
                </w:pPr>
                <w:sdt>
                  <w:sdtPr>
                    <w:id w:val="-77825002"/>
                    <w:tag w:val="goog_rdk_84"/>
                  </w:sdtPr>
                  <w:sdtContent>
                    <w:del w:author="Ahlansyah" w:id="42" w:date="2026-10-22T11:52:22Z">
                      <w:r w:rsidDel="00000000" w:rsidR="00000000" w:rsidRPr="00000000">
                        <w:rPr>
                          <w:rFonts w:ascii="Calibri" w:cs="Calibri" w:eastAsia="Calibri" w:hAnsi="Calibri"/>
                          <w:color w:val="274e13"/>
                          <w:rtl w:val="0"/>
                        </w:rPr>
                        <w:delText xml:space="preserve">Mampu mengarahkan penyelesaian kasus-kasus insolvensi raksasa guna mengamankan pengembalian hak bank secara maksimal.</w:delText>
                      </w:r>
                    </w:del>
                  </w:sdtContent>
                </w:sdt>
              </w:p>
            </w:sdtContent>
          </w:sdt>
          <w:sdt>
            <w:sdtPr>
              <w:id w:val="-1169069143"/>
              <w:tag w:val="goog_rdk_91"/>
            </w:sdtPr>
            <w:sdtContent>
              <w:p w:rsidR="00000000" w:rsidDel="00000000" w:rsidP="00000000" w:rsidRDefault="00000000" w:rsidRPr="00000000" w14:paraId="00000293">
                <w:pPr>
                  <w:numPr>
                    <w:ilvl w:val="0"/>
                    <w:numId w:val="22"/>
                  </w:numPr>
                  <w:spacing w:after="120" w:line="240" w:lineRule="auto"/>
                  <w:ind w:left="300" w:hanging="360"/>
                  <w:rPr>
                    <w:ins w:author="Ahlansyah" w:id="45" w:date="2026-10-22T12:01:01Z"/>
                    <w:color w:val="274e13"/>
                  </w:rPr>
                </w:pPr>
                <w:sdt>
                  <w:sdtPr>
                    <w:id w:val="-272719646"/>
                    <w:tag w:val="goog_rdk_87"/>
                  </w:sdtPr>
                  <w:sdtContent>
                    <w:ins w:author="Ahlansyah" w:id="42" w:date="2026-10-22T11:52:22Z"/>
                    <w:sdt>
                      <w:sdtPr>
                        <w:id w:val="-422796697"/>
                        <w:tag w:val="goog_rdk_88"/>
                      </w:sdtPr>
                      <w:sdtContent>
                        <w:ins w:author="Ahlansyah" w:id="42" w:date="2026-10-22T11:52:22Z">
                          <w:r w:rsidDel="00000000" w:rsidR="00000000" w:rsidRPr="00000000">
                            <w:rPr>
                              <w:rFonts w:ascii="Calibri" w:cs="Calibri" w:eastAsia="Calibri" w:hAnsi="Calibri"/>
                              <w:color w:val="274e13"/>
                              <w:rtl w:val="0"/>
                              <w:rPrChange w:author="Ahlansyah" w:id="44" w:date="2026-10-22T11:59:07Z">
                                <w:rPr>
                                  <w:rFonts w:ascii="Calibri" w:cs="Calibri" w:eastAsia="Calibri" w:hAnsi="Calibri"/>
                                  <w:color w:val="274e13"/>
                                </w:rPr>
                              </w:rPrChange>
                            </w:rPr>
                            <w:t xml:space="preserve">Mampu menyusun rencana dan skema Resktuturisasi kredit  untuk debitur besar.</w:t>
                          </w:r>
                        </w:ins>
                      </w:sdtContent>
                    </w:sdt>
                    <w:ins w:author="Ahlansyah" w:id="42" w:date="2026-10-22T11:52:22Z"/>
                  </w:sdtContent>
                </w:sdt>
                <w:sdt>
                  <w:sdtPr>
                    <w:id w:val="1138710258"/>
                    <w:tag w:val="goog_rdk_89"/>
                  </w:sdtPr>
                  <w:sdtContent>
                    <w:ins w:author="Ahlansyah" w:id="45" w:date="2026-10-22T12:01:01Z"/>
                    <w:sdt>
                      <w:sdtPr>
                        <w:id w:val="-553881231"/>
                        <w:tag w:val="goog_rdk_90"/>
                      </w:sdtPr>
                      <w:sdtContent>
                        <w:ins w:author="Ahlansyah" w:id="45" w:date="2026-10-22T12:01:01Z">
                          <w:r w:rsidDel="00000000" w:rsidR="00000000" w:rsidRPr="00000000">
                            <w:rPr>
                              <w:rtl w:val="0"/>
                            </w:rPr>
                          </w:r>
                        </w:ins>
                      </w:sdtContent>
                    </w:sdt>
                    <w:ins w:author="Ahlansyah" w:id="45" w:date="2026-10-22T12:01:01Z"/>
                  </w:sdtContent>
                </w:sdt>
              </w:p>
            </w:sdtContent>
          </w:sdt>
          <w:sdt>
            <w:sdtPr>
              <w:id w:val="145033281"/>
              <w:tag w:val="goog_rdk_94"/>
            </w:sdtPr>
            <w:sdtContent>
              <w:p w:rsidR="00000000" w:rsidDel="00000000" w:rsidP="00000000" w:rsidRDefault="00000000" w:rsidRPr="00000000" w14:paraId="00000294">
                <w:pPr>
                  <w:spacing w:after="120" w:line="24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Change w:author="Ahlansyah" w:id="46" w:date="2026-10-22T12:01:03Z">
                      <w:rPr>
                        <w:color w:val="274e13"/>
                      </w:rPr>
                    </w:rPrChange>
                  </w:rPr>
                  <w:pPrChange w:author="Ahlansyah" w:id="0" w:date="2026-10-22T12:01:03Z">
                    <w:pPr>
                      <w:numPr>
                        <w:ilvl w:val="0"/>
                        <w:numId w:val="22"/>
                      </w:numPr>
                      <w:spacing w:after="120" w:line="240" w:lineRule="auto"/>
                      <w:ind w:left="300" w:hanging="360"/>
                    </w:pPr>
                  </w:pPrChange>
                </w:pPr>
                <w:sdt>
                  <w:sdtPr>
                    <w:id w:val="20472104"/>
                    <w:tag w:val="goog_rdk_93"/>
                  </w:sdtPr>
                  <w:sdtContent>
                    <w:del w:author="Ahlansyah" w:id="45" w:date="2026-10-22T12:01:01Z">
                      <w:r w:rsidDel="00000000" w:rsidR="00000000" w:rsidRPr="00000000">
                        <w:rPr>
                          <w:rFonts w:ascii="Calibri" w:cs="Calibri" w:eastAsia="Calibri" w:hAnsi="Calibri"/>
                          <w:color w:val="274e13"/>
                          <w:rtl w:val="0"/>
                        </w:rPr>
                        <w:delText xml:space="preserve">Mampu merumuskan kerangka kerja dan skema restrukturisasi utang lintas negara (</w:delText>
                      </w:r>
                      <w:r w:rsidDel="00000000" w:rsidR="00000000" w:rsidRPr="00000000">
                        <w:rPr>
                          <w:rFonts w:ascii="Calibri" w:cs="Calibri" w:eastAsia="Calibri" w:hAnsi="Calibri"/>
                          <w:i w:val="1"/>
                          <w:iCs w:val="1"/>
                          <w:color w:val="274e13"/>
                          <w:rtl w:val="0"/>
                        </w:rPr>
                        <w:delText xml:space="preserve">cross-border insolvency</w:delText>
                      </w:r>
                      <w:r w:rsidDel="00000000" w:rsidR="00000000" w:rsidRPr="00000000">
                        <w:rPr>
                          <w:rFonts w:ascii="Calibri" w:cs="Calibri" w:eastAsia="Calibri" w:hAnsi="Calibri"/>
                          <w:color w:val="274e13"/>
                          <w:rtl w:val="0"/>
                        </w:rPr>
                        <w:delText xml:space="preserve">) untuk memitigasi risiko kerugian korporasi.</w:delText>
                      </w:r>
                    </w:del>
                  </w:sdtContent>
                </w:sdt>
                <w:r w:rsidDel="00000000" w:rsidR="00000000" w:rsidRPr="00000000">
                  <w:rPr>
                    <w:rtl w:val="0"/>
                  </w:rPr>
                </w:r>
              </w:p>
            </w:sdtContent>
          </w:sdt>
        </w:tc>
      </w:tr>
    </w:tbl>
    <w:p w:rsidR="00000000" w:rsidDel="00000000" w:rsidP="00000000" w:rsidRDefault="00000000" w:rsidRPr="00000000" w14:paraId="00000295">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(GCL-19) Pengelolaan Digitalisasi &amp; Dokumen Hukum Elektronik</w:t>
      </w:r>
    </w:p>
    <w:p w:rsidR="00000000" w:rsidDel="00000000" w:rsidP="00000000" w:rsidRDefault="00000000" w:rsidRPr="00000000" w14:paraId="00000296">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mengkomunikasikan, dan menerapkan regulasi hukum teknologi informasi, sertifikat elektronik, tanda tangan digital, serta pengelolaan arsip hukum berbasis digital.</w:t>
      </w:r>
    </w:p>
    <w:tbl>
      <w:tblPr>
        <w:tblStyle w:val="Table21"/>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9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ketentuan dasar dokumen elektronik dan mengoperasikan aplikasi manajemen arsip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A">
            <w:pPr>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mengunggah dan mendokumentasikan berkas perjanjian ke dalam </w:t>
            </w:r>
            <w:r w:rsidDel="00000000" w:rsidR="00000000" w:rsidRPr="00000000">
              <w:rPr>
                <w:rFonts w:ascii="Calibri" w:cs="Calibri" w:eastAsia="Calibri" w:hAnsi="Calibri"/>
                <w:i w:val="1"/>
                <w:iCs w:val="1"/>
                <w:rtl w:val="0"/>
              </w:rPr>
              <w:t xml:space="preserve">repository</w:t>
            </w:r>
            <w:r w:rsidDel="00000000" w:rsidR="00000000" w:rsidRPr="00000000">
              <w:rPr>
                <w:rFonts w:ascii="Calibri" w:cs="Calibri" w:eastAsia="Calibri" w:hAnsi="Calibri"/>
                <w:rtl w:val="0"/>
              </w:rPr>
              <w:t xml:space="preserve"> hukum digital secara rapi.</w:t>
            </w:r>
          </w:p>
          <w:p w:rsidR="00000000" w:rsidDel="00000000" w:rsidP="00000000" w:rsidRDefault="00000000" w:rsidRPr="00000000" w14:paraId="0000029B">
            <w:pPr>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menentukan dan menyebutkan keberadaan tanda tangan elektronik pada dokumen hukum sederhana.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9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aturan UU ITE dan keabsahan tanda tangan digital serta memvalidasi dokumen elektronik.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F">
            <w:pPr>
              <w:numPr>
                <w:ilvl w:val="0"/>
                <w:numId w:val="89"/>
              </w:numPr>
              <w:spacing w:after="120" w:line="240" w:lineRule="auto"/>
              <w:ind w:left="300" w:hanging="360"/>
              <w:rPr/>
            </w:pPr>
            <w:r w:rsidDel="00000000" w:rsidR="00000000" w:rsidRPr="00000000">
              <w:rPr>
                <w:rFonts w:ascii="Calibri" w:cs="Calibri" w:eastAsia="Calibri" w:hAnsi="Calibri"/>
                <w:rtl w:val="0"/>
              </w:rPr>
              <w:t xml:space="preserve">Mampu melakukan verifikasi awal terhadap keabsahan sertifikat elektronik dan tanda tangan digital terdaftar (PSrE)</w:t>
            </w:r>
          </w:p>
          <w:p w:rsidR="00000000" w:rsidDel="00000000" w:rsidP="00000000" w:rsidRDefault="00000000" w:rsidRPr="00000000" w14:paraId="000002A0">
            <w:pPr>
              <w:numPr>
                <w:ilvl w:val="0"/>
                <w:numId w:val="89"/>
              </w:numPr>
              <w:spacing w:after="120" w:line="240" w:lineRule="auto"/>
              <w:ind w:left="300" w:hanging="360"/>
              <w:rPr/>
            </w:pPr>
            <w:r w:rsidDel="00000000" w:rsidR="00000000" w:rsidRPr="00000000">
              <w:rPr>
                <w:rFonts w:ascii="Calibri" w:cs="Calibri" w:eastAsia="Calibri" w:hAnsi="Calibri"/>
                <w:rtl w:val="0"/>
              </w:rPr>
              <w:t xml:space="preserve">Mampu menyusun draf alur persetujuan dokumen hukum secara elektronik serta memantau hak akses (</w:t>
            </w:r>
            <w:r w:rsidDel="00000000" w:rsidR="00000000" w:rsidRPr="00000000">
              <w:rPr>
                <w:rFonts w:ascii="Calibri" w:cs="Calibri" w:eastAsia="Calibri" w:hAnsi="Calibri"/>
                <w:i w:val="1"/>
                <w:iCs w:val="1"/>
                <w:rtl w:val="0"/>
              </w:rPr>
              <w:t xml:space="preserve">access control</w:t>
            </w:r>
            <w:r w:rsidDel="00000000" w:rsidR="00000000" w:rsidRPr="00000000">
              <w:rPr>
                <w:rFonts w:ascii="Calibri" w:cs="Calibri" w:eastAsia="Calibri" w:hAnsi="Calibri"/>
                <w:rtl w:val="0"/>
              </w:rPr>
              <w:t xml:space="preserve">) terhadap dokumen hukum digital sesuai kewenangan dan kebijakan keamanan informasi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A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Mengelola aspek hukum digital melalui pelaksanaan legal review, penyusunan panduan legalitas dokumen elektronik serta pengelolaan arsip hukum digital untuk memastikan keabsahan, kekuatan pembuktian keamanan berdasarkan ketentuan hukum yang berlaku.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4">
            <w:pPr>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melakukan </w:t>
            </w:r>
            <w:r w:rsidDel="00000000" w:rsidR="00000000" w:rsidRPr="00000000">
              <w:rPr>
                <w:rFonts w:ascii="Calibri" w:cs="Calibri" w:eastAsia="Calibri" w:hAnsi="Calibri"/>
                <w:i w:val="1"/>
                <w:iCs w:val="1"/>
                <w:rtl w:val="0"/>
              </w:rPr>
              <w:t xml:space="preserve">legal review</w:t>
            </w:r>
            <w:r w:rsidDel="00000000" w:rsidR="00000000" w:rsidRPr="00000000">
              <w:rPr>
                <w:rFonts w:ascii="Calibri" w:cs="Calibri" w:eastAsia="Calibri" w:hAnsi="Calibri"/>
                <w:rtl w:val="0"/>
              </w:rPr>
              <w:t xml:space="preserve"> terhadap keabsahan dan kekuatan pembuktian dokumen digital (seperti, </w:t>
            </w:r>
            <w:r w:rsidDel="00000000" w:rsidR="00000000" w:rsidRPr="00000000">
              <w:rPr>
                <w:rFonts w:ascii="Calibri" w:cs="Calibri" w:eastAsia="Calibri" w:hAnsi="Calibri"/>
                <w:i w:val="1"/>
                <w:iCs w:val="1"/>
                <w:rtl w:val="0"/>
              </w:rPr>
              <w:t xml:space="preserve">e-contract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e-meterai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e-KYC</w:t>
            </w:r>
            <w:r w:rsidDel="00000000" w:rsidR="00000000" w:rsidRPr="00000000">
              <w:rPr>
                <w:rFonts w:ascii="Calibri" w:cs="Calibri" w:eastAsia="Calibri" w:hAnsi="Calibri"/>
                <w:rtl w:val="0"/>
              </w:rPr>
              <w:t xml:space="preserve">).</w:t>
            </w:r>
          </w:p>
          <w:p w:rsidR="00000000" w:rsidDel="00000000" w:rsidP="00000000" w:rsidRDefault="00000000" w:rsidRPr="00000000" w14:paraId="000002A5">
            <w:pPr>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mereviu syarat dan ketentuan (</w:t>
            </w:r>
            <w:r w:rsidDel="00000000" w:rsidR="00000000" w:rsidRPr="00000000">
              <w:rPr>
                <w:rFonts w:ascii="Calibri" w:cs="Calibri" w:eastAsia="Calibri" w:hAnsi="Calibri"/>
                <w:i w:val="1"/>
                <w:iCs w:val="1"/>
                <w:rtl w:val="0"/>
              </w:rPr>
              <w:t xml:space="preserve">Terms &amp; Conditions</w:t>
            </w:r>
            <w:r w:rsidDel="00000000" w:rsidR="00000000" w:rsidRPr="00000000">
              <w:rPr>
                <w:rFonts w:ascii="Calibri" w:cs="Calibri" w:eastAsia="Calibri" w:hAnsi="Calibri"/>
                <w:rtl w:val="0"/>
              </w:rPr>
              <w:t xml:space="preserve">) dari aspek legal untuk transaksi perbankan digital.</w:t>
            </w:r>
          </w:p>
          <w:p w:rsidR="00000000" w:rsidDel="00000000" w:rsidP="00000000" w:rsidRDefault="00000000" w:rsidRPr="00000000" w14:paraId="000002A6">
            <w:pPr>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mengelola migrasi arsip hukum fisik ke sistem dokumentasi digital, termasuk memastikan dokumen kelengkapan, keakuratan, yang terenkripsi dan aman serta kemudahan dalam penelusuran dokumen digital.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A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risiko hukum teknologi finansial (</w:t>
            </w:r>
            <w:r w:rsidDel="00000000" w:rsidR="00000000" w:rsidRPr="00000000">
              <w:rPr>
                <w:rFonts w:ascii="Calibri" w:cs="Calibri" w:eastAsia="Calibri" w:hAnsi="Calibri"/>
                <w:i w:val="1"/>
                <w:iCs w:val="1"/>
                <w:rtl w:val="0"/>
              </w:rPr>
              <w:t xml:space="preserve">fintech/cyber law</w:t>
            </w:r>
            <w:r w:rsidDel="00000000" w:rsidR="00000000" w:rsidRPr="00000000">
              <w:rPr>
                <w:rFonts w:ascii="Calibri" w:cs="Calibri" w:eastAsia="Calibri" w:hAnsi="Calibri"/>
                <w:rtl w:val="0"/>
              </w:rPr>
              <w:t xml:space="preserve">), penggunaan dokumen elektronik dan pengelolaan data pribadi (PDP) pada dokumen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A">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menganalisis dan menyimpulkan kekuatan pembuktian hukum dari alat bukti elektronik dalam sengketa di dalam maupun diluar pengadilan.</w:t>
            </w:r>
          </w:p>
          <w:p w:rsidR="00000000" w:rsidDel="00000000" w:rsidP="00000000" w:rsidRDefault="00000000" w:rsidRPr="00000000" w14:paraId="000002AB">
            <w:pPr>
              <w:numPr>
                <w:ilvl w:val="0"/>
                <w:numId w:val="40"/>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menganalisis risiko hukum akibat kegagalan sistem elektronik, kehilangan dokumen, akses tanpa hak dan kebocoran data, serta merumuskan rekomendasi langkah mitigasi dan tindak lanjut penyelesaiannya.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A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tata kelola/prosedur hukum transformasi digital bank serta menetapkan kebijakan pengelolaan dokumen hukum elektronik yang terintegrasi aman dan sesuai ketentuan hukum untuk mendukung transformasi menuju ekosistem hukum digital yang paperless.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F">
            <w:pPr>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merancang strategi transformasi hukum digital bank yang mengintegrasikan aspek legalitas dokumen  elektronik, keamanan informasi terhadap ketentuan undang-undang yang berlaku.</w:t>
            </w:r>
          </w:p>
          <w:p w:rsidR="00000000" w:rsidDel="00000000" w:rsidP="00000000" w:rsidRDefault="00000000" w:rsidRPr="00000000" w14:paraId="000002B0">
            <w:pPr>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mengevaluasi dan menyelaraskan inovasi produk serta layanan perbankan digital dengan perkembangan regulasi/perundang-undangan dan ketentuan hukum perbankan untuk memastikan kepentingan hukum bank dan nasabah.</w:t>
            </w:r>
          </w:p>
          <w:p w:rsidR="00000000" w:rsidDel="00000000" w:rsidP="00000000" w:rsidRDefault="00000000" w:rsidRPr="00000000" w14:paraId="000002B1">
            <w:pPr>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merumuskan tata kelola/prosedur hukum transformasi digital bank serta menetapkan kebijakan pengelolaan dokumen hukum elektronik yang terintegrasi aman dan sesuai ketentuan hukum untuk mendukung transformasi menuju ekosistem hukum digital yang paperless. </w:t>
            </w:r>
          </w:p>
        </w:tc>
      </w:tr>
    </w:tbl>
    <w:p w:rsidR="00000000" w:rsidDel="00000000" w:rsidP="00000000" w:rsidRDefault="00000000" w:rsidRPr="00000000" w14:paraId="000002B2">
      <w:pPr>
        <w:pStyle w:val="Heading2"/>
        <w:spacing w:after="80" w:before="360" w:line="300" w:lineRule="auto"/>
        <w:rPr>
          <w:rFonts w:ascii="Calibri" w:cs="Calibri" w:eastAsia="Calibri" w:hAnsi="Calibri"/>
          <w:strike w:val="1"/>
          <w:color w:val="274e13"/>
          <w:sz w:val="29"/>
          <w:szCs w:val="29"/>
        </w:rPr>
      </w:pPr>
      <w:sdt>
        <w:sdtPr>
          <w:id w:val="-454818816"/>
          <w:tag w:val="goog_rdk_95"/>
        </w:sdtPr>
        <w:sdtContent>
          <w:commentRangeStart w:id="5"/>
        </w:sdtContent>
      </w:sdt>
      <w:r w:rsidDel="00000000" w:rsidR="00000000" w:rsidRPr="00000000">
        <w:rPr>
          <w:rFonts w:ascii="Calibri" w:cs="Calibri" w:eastAsia="Calibri" w:hAnsi="Calibri"/>
          <w:strike w:val="1"/>
          <w:color w:val="274e13"/>
          <w:sz w:val="29"/>
          <w:szCs w:val="29"/>
          <w:rtl w:val="0"/>
        </w:rPr>
        <w:t xml:space="preserve">(GCL-21) Penanganan Hukum Sengketa &amp; Perlindungan Konsumen Aset Kripto/Digital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B3">
      <w:pPr>
        <w:spacing w:after="240" w:line="300" w:lineRule="auto"/>
        <w:rPr>
          <w:rFonts w:ascii="Calibri" w:cs="Calibri" w:eastAsia="Calibri" w:hAnsi="Calibri"/>
          <w:strike w:val="1"/>
          <w:color w:val="274e13"/>
        </w:rPr>
      </w:pPr>
      <w:r w:rsidDel="00000000" w:rsidR="00000000" w:rsidRPr="00000000">
        <w:rPr>
          <w:rFonts w:ascii="Calibri" w:cs="Calibri" w:eastAsia="Calibri" w:hAnsi="Calibri"/>
          <w:b w:val="1"/>
          <w:bCs w:val="1"/>
          <w:strike w:val="1"/>
          <w:color w:val="274e13"/>
          <w:rtl w:val="0"/>
        </w:rPr>
        <w:t xml:space="preserve">Definisi:</w:t>
      </w:r>
      <w:r w:rsidDel="00000000" w:rsidR="00000000" w:rsidRPr="00000000">
        <w:rPr>
          <w:rFonts w:ascii="Calibri" w:cs="Calibri" w:eastAsia="Calibri" w:hAnsi="Calibri"/>
          <w:strike w:val="1"/>
          <w:color w:val="274e13"/>
          <w:rtl w:val="0"/>
        </w:rPr>
        <w:t xml:space="preserve"> Kemampuan menganalisis, mengelola, dan memitigasi risiko hukum terkait transaksi aset digital/kripto, tokenisasi, Rupiah Digital, serta memfasilitasi perlindungan konsumen perbankan sesuai regulasi OJK/Bappebti.</w:t>
      </w:r>
    </w:p>
    <w:tbl>
      <w:tblPr>
        <w:tblStyle w:val="Table2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13.0" w:type="dxa"/>
              <w:right w:w="102.0" w:type="dxa"/>
            </w:tcMar>
          </w:tcPr>
          <w:p w:rsidR="00000000" w:rsidDel="00000000" w:rsidP="00000000" w:rsidRDefault="00000000" w:rsidRPr="00000000" w14:paraId="000002B4">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L1 - Dasar</w:t>
            </w:r>
          </w:p>
          <w:p w:rsidR="00000000" w:rsidDel="00000000" w:rsidP="00000000" w:rsidRDefault="00000000" w:rsidRPr="00000000" w14:paraId="000002B5">
            <w:pPr>
              <w:spacing w:after="120" w:line="240" w:lineRule="auto"/>
              <w:rPr>
                <w:rFonts w:ascii="Calibri" w:cs="Calibri" w:eastAsia="Calibri" w:hAnsi="Calibri"/>
                <w:strike w:val="1"/>
                <w:color w:val="274e13"/>
              </w:rPr>
            </w:pPr>
            <w:r w:rsidDel="00000000" w:rsidR="00000000" w:rsidRPr="00000000">
              <w:rPr>
                <w:rFonts w:ascii="Calibri" w:cs="Calibri" w:eastAsia="Calibri" w:hAnsi="Calibri"/>
                <w:b w:val="1"/>
                <w:bCs w:val="1"/>
                <w:strike w:val="1"/>
                <w:color w:val="274e13"/>
                <w:rtl w:val="0"/>
              </w:rPr>
              <w:t xml:space="preserve">Deskripsi:</w:t>
            </w:r>
            <w:r w:rsidDel="00000000" w:rsidR="00000000" w:rsidRPr="00000000">
              <w:rPr>
                <w:rFonts w:ascii="Calibri" w:cs="Calibri" w:eastAsia="Calibri" w:hAnsi="Calibri"/>
                <w:strike w:val="1"/>
                <w:color w:val="274e13"/>
                <w:rtl w:val="0"/>
              </w:rPr>
              <w:t xml:space="preserve"> Mengenal istilah dasar aset kripto, </w:t>
            </w:r>
            <w:r w:rsidDel="00000000" w:rsidR="00000000" w:rsidRPr="00000000">
              <w:rPr>
                <w:rFonts w:ascii="Calibri" w:cs="Calibri" w:eastAsia="Calibri" w:hAnsi="Calibri"/>
                <w:i w:val="1"/>
                <w:iCs w:val="1"/>
                <w:strike w:val="1"/>
                <w:color w:val="274e13"/>
                <w:rtl w:val="0"/>
              </w:rPr>
              <w:t xml:space="preserve">blockchain</w:t>
            </w:r>
            <w:r w:rsidDel="00000000" w:rsidR="00000000" w:rsidRPr="00000000">
              <w:rPr>
                <w:rFonts w:ascii="Calibri" w:cs="Calibri" w:eastAsia="Calibri" w:hAnsi="Calibri"/>
                <w:strike w:val="1"/>
                <w:color w:val="274e13"/>
                <w:rtl w:val="0"/>
              </w:rPr>
              <w:t xml:space="preserve">, dan regulasi perlindungan konsumen jasa keuangan.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13.0" w:type="dxa"/>
              <w:right w:w="102.0" w:type="dxa"/>
            </w:tcMar>
          </w:tcPr>
          <w:p w:rsidR="00000000" w:rsidDel="00000000" w:rsidP="00000000" w:rsidRDefault="00000000" w:rsidRPr="00000000" w14:paraId="000002B6">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Indikator Perilaku:</w:t>
            </w:r>
          </w:p>
          <w:p w:rsidR="00000000" w:rsidDel="00000000" w:rsidP="00000000" w:rsidRDefault="00000000" w:rsidRPr="00000000" w14:paraId="000002B7">
            <w:pPr>
              <w:numPr>
                <w:ilvl w:val="0"/>
                <w:numId w:val="1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menentukan dan menyebutkan jenis-jenis </w:t>
            </w:r>
            <w:r w:rsidDel="00000000" w:rsidR="00000000" w:rsidRPr="00000000">
              <w:rPr>
                <w:rFonts w:ascii="Calibri" w:cs="Calibri" w:eastAsia="Calibri" w:hAnsi="Calibri"/>
                <w:i w:val="1"/>
                <w:iCs w:val="1"/>
                <w:strike w:val="1"/>
                <w:color w:val="274e13"/>
                <w:rtl w:val="0"/>
              </w:rPr>
              <w:t xml:space="preserve">complaints</w:t>
            </w:r>
            <w:r w:rsidDel="00000000" w:rsidR="00000000" w:rsidRPr="00000000">
              <w:rPr>
                <w:rFonts w:ascii="Calibri" w:cs="Calibri" w:eastAsia="Calibri" w:hAnsi="Calibri"/>
                <w:strike w:val="1"/>
                <w:color w:val="274e13"/>
                <w:rtl w:val="0"/>
              </w:rPr>
              <w:t xml:space="preserve">/pengaduan konsumen terkait transaksi aset digital/elektronik.</w:t>
            </w:r>
          </w:p>
          <w:p w:rsidR="00000000" w:rsidDel="00000000" w:rsidP="00000000" w:rsidRDefault="00000000" w:rsidRPr="00000000" w14:paraId="000002B8">
            <w:pPr>
              <w:numPr>
                <w:ilvl w:val="0"/>
                <w:numId w:val="1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mencatat kronologis masalah transaksi aset kripto/digital yang dilaporkan konsumen.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13.0" w:type="dxa"/>
              <w:right w:w="102.0" w:type="dxa"/>
            </w:tcMar>
          </w:tcPr>
          <w:p w:rsidR="00000000" w:rsidDel="00000000" w:rsidP="00000000" w:rsidRDefault="00000000" w:rsidRPr="00000000" w14:paraId="000002B9">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L2 - Memadai</w:t>
            </w:r>
          </w:p>
          <w:p w:rsidR="00000000" w:rsidDel="00000000" w:rsidP="00000000" w:rsidRDefault="00000000" w:rsidRPr="00000000" w14:paraId="000002BA">
            <w:pPr>
              <w:spacing w:after="120" w:line="240" w:lineRule="auto"/>
              <w:rPr>
                <w:rFonts w:ascii="Calibri" w:cs="Calibri" w:eastAsia="Calibri" w:hAnsi="Calibri"/>
                <w:strike w:val="1"/>
                <w:color w:val="274e13"/>
              </w:rPr>
            </w:pPr>
            <w:r w:rsidDel="00000000" w:rsidR="00000000" w:rsidRPr="00000000">
              <w:rPr>
                <w:rFonts w:ascii="Calibri" w:cs="Calibri" w:eastAsia="Calibri" w:hAnsi="Calibri"/>
                <w:b w:val="1"/>
                <w:bCs w:val="1"/>
                <w:strike w:val="1"/>
                <w:color w:val="274e13"/>
                <w:rtl w:val="0"/>
              </w:rPr>
              <w:t xml:space="preserve">Deskripsi:</w:t>
            </w:r>
            <w:r w:rsidDel="00000000" w:rsidR="00000000" w:rsidRPr="00000000">
              <w:rPr>
                <w:rFonts w:ascii="Calibri" w:cs="Calibri" w:eastAsia="Calibri" w:hAnsi="Calibri"/>
                <w:strike w:val="1"/>
                <w:color w:val="274e13"/>
                <w:rtl w:val="0"/>
              </w:rPr>
              <w:t xml:space="preserve"> Memahami batasan regulasi perbankan mengenai keterlibatan dalam transaksi aset kripto serta prosedur penanganan pengaduan konsumen.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13.0" w:type="dxa"/>
              <w:right w:w="102.0" w:type="dxa"/>
            </w:tcMar>
          </w:tcPr>
          <w:p w:rsidR="00000000" w:rsidDel="00000000" w:rsidP="00000000" w:rsidRDefault="00000000" w:rsidRPr="00000000" w14:paraId="000002BB">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Indikator Perilaku:</w:t>
            </w:r>
          </w:p>
          <w:p w:rsidR="00000000" w:rsidDel="00000000" w:rsidP="00000000" w:rsidRDefault="00000000" w:rsidRPr="00000000" w14:paraId="000002BC">
            <w:pPr>
              <w:numPr>
                <w:ilvl w:val="0"/>
                <w:numId w:val="8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memverifikasi kondisi larangan/ketentuan penggunaan rekening bank untuk fasilitas lalu lintas aset kripto ilegal.</w:t>
            </w:r>
          </w:p>
          <w:p w:rsidR="00000000" w:rsidDel="00000000" w:rsidP="00000000" w:rsidRDefault="00000000" w:rsidRPr="00000000" w14:paraId="000002BD">
            <w:pPr>
              <w:numPr>
                <w:ilvl w:val="0"/>
                <w:numId w:val="8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menyusun draf balasan klarifikasi pengaduan konsumen aset digital sesuai standar mekanisme OJK.</w:t>
            </w:r>
          </w:p>
          <w:p w:rsidR="00000000" w:rsidDel="00000000" w:rsidP="00000000" w:rsidRDefault="00000000" w:rsidRPr="00000000" w14:paraId="000002BE">
            <w:pPr>
              <w:numPr>
                <w:ilvl w:val="0"/>
                <w:numId w:val="8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menentukan dan menjelaskan hak dan kewajiban konsumen perbankan berdasarkan aturan Perlindungan Konsumen.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13.0" w:type="dxa"/>
              <w:right w:w="102.0" w:type="dxa"/>
            </w:tcMar>
          </w:tcPr>
          <w:p w:rsidR="00000000" w:rsidDel="00000000" w:rsidP="00000000" w:rsidRDefault="00000000" w:rsidRPr="00000000" w14:paraId="000002BF">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L3 - Mandiri</w:t>
            </w:r>
          </w:p>
          <w:p w:rsidR="00000000" w:rsidDel="00000000" w:rsidP="00000000" w:rsidRDefault="00000000" w:rsidRPr="00000000" w14:paraId="000002C0">
            <w:pPr>
              <w:spacing w:after="120" w:line="240" w:lineRule="auto"/>
              <w:rPr>
                <w:rFonts w:ascii="Calibri" w:cs="Calibri" w:eastAsia="Calibri" w:hAnsi="Calibri"/>
                <w:strike w:val="1"/>
                <w:color w:val="274e13"/>
              </w:rPr>
            </w:pPr>
            <w:r w:rsidDel="00000000" w:rsidR="00000000" w:rsidRPr="00000000">
              <w:rPr>
                <w:rFonts w:ascii="Calibri" w:cs="Calibri" w:eastAsia="Calibri" w:hAnsi="Calibri"/>
                <w:b w:val="1"/>
                <w:bCs w:val="1"/>
                <w:strike w:val="1"/>
                <w:color w:val="274e13"/>
                <w:rtl w:val="0"/>
              </w:rPr>
              <w:t xml:space="preserve">Deskripsi: </w:t>
            </w:r>
            <w:r w:rsidDel="00000000" w:rsidR="00000000" w:rsidRPr="00000000">
              <w:rPr>
                <w:rFonts w:ascii="Calibri" w:cs="Calibri" w:eastAsia="Calibri" w:hAnsi="Calibri"/>
                <w:strike w:val="1"/>
                <w:color w:val="274e13"/>
                <w:rtl w:val="0"/>
              </w:rPr>
              <w:t xml:space="preserve">Melakukan analisis legalitas transaksi aset digital secara mandiri dan memediasi sengketa konsumen perbankan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13.0" w:type="dxa"/>
              <w:right w:w="102.0" w:type="dxa"/>
            </w:tcMar>
          </w:tcPr>
          <w:p w:rsidR="00000000" w:rsidDel="00000000" w:rsidP="00000000" w:rsidRDefault="00000000" w:rsidRPr="00000000" w14:paraId="000002C1">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Indikator Perilaku:</w:t>
            </w:r>
          </w:p>
          <w:p w:rsidR="00000000" w:rsidDel="00000000" w:rsidP="00000000" w:rsidRDefault="00000000" w:rsidRPr="00000000" w14:paraId="000002C2">
            <w:pPr>
              <w:numPr>
                <w:ilvl w:val="0"/>
                <w:numId w:val="3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menganalisis dan menyimpulkan kondisi keabsahan alur transaksi keuangan yang terhubung dengan </w:t>
            </w:r>
            <w:r w:rsidDel="00000000" w:rsidR="00000000" w:rsidRPr="00000000">
              <w:rPr>
                <w:rFonts w:ascii="Calibri" w:cs="Calibri" w:eastAsia="Calibri" w:hAnsi="Calibri"/>
                <w:i w:val="1"/>
                <w:iCs w:val="1"/>
                <w:strike w:val="1"/>
                <w:color w:val="274e13"/>
                <w:rtl w:val="0"/>
              </w:rPr>
              <w:t xml:space="preserve">exchanger</w:t>
            </w:r>
            <w:r w:rsidDel="00000000" w:rsidR="00000000" w:rsidRPr="00000000">
              <w:rPr>
                <w:rFonts w:ascii="Calibri" w:cs="Calibri" w:eastAsia="Calibri" w:hAnsi="Calibri"/>
                <w:strike w:val="1"/>
                <w:color w:val="274e13"/>
                <w:rtl w:val="0"/>
              </w:rPr>
              <w:t xml:space="preserve"> aset digital.</w:t>
            </w:r>
          </w:p>
          <w:p w:rsidR="00000000" w:rsidDel="00000000" w:rsidP="00000000" w:rsidRDefault="00000000" w:rsidRPr="00000000" w14:paraId="000002C3">
            <w:pPr>
              <w:numPr>
                <w:ilvl w:val="0"/>
                <w:numId w:val="3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memfasilitasi penyelesaian sengketa perlindungan konsumen melalui Lembaga Alternatif Penyelesaian Sengketa (LAPS SJK).</w:t>
            </w:r>
          </w:p>
          <w:p w:rsidR="00000000" w:rsidDel="00000000" w:rsidP="00000000" w:rsidRDefault="00000000" w:rsidRPr="00000000" w14:paraId="000002C4">
            <w:pPr>
              <w:numPr>
                <w:ilvl w:val="0"/>
                <w:numId w:val="38"/>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merumuskan masukan mitigasi hukum terkait penerapan transaksi Rupiah Digital/CBDC.</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13.0" w:type="dxa"/>
              <w:right w:w="102.0" w:type="dxa"/>
            </w:tcMar>
          </w:tcPr>
          <w:p w:rsidR="00000000" w:rsidDel="00000000" w:rsidP="00000000" w:rsidRDefault="00000000" w:rsidRPr="00000000" w14:paraId="000002C5">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L4 - Mahir</w:t>
            </w:r>
          </w:p>
          <w:p w:rsidR="00000000" w:rsidDel="00000000" w:rsidP="00000000" w:rsidRDefault="00000000" w:rsidRPr="00000000" w14:paraId="000002C6">
            <w:pPr>
              <w:spacing w:after="120" w:line="240" w:lineRule="auto"/>
              <w:rPr>
                <w:rFonts w:ascii="Calibri" w:cs="Calibri" w:eastAsia="Calibri" w:hAnsi="Calibri"/>
                <w:strike w:val="1"/>
                <w:color w:val="274e13"/>
              </w:rPr>
            </w:pPr>
            <w:r w:rsidDel="00000000" w:rsidR="00000000" w:rsidRPr="00000000">
              <w:rPr>
                <w:rFonts w:ascii="Calibri" w:cs="Calibri" w:eastAsia="Calibri" w:hAnsi="Calibri"/>
                <w:b w:val="1"/>
                <w:bCs w:val="1"/>
                <w:strike w:val="1"/>
                <w:color w:val="274e13"/>
                <w:rtl w:val="0"/>
              </w:rPr>
              <w:t xml:space="preserve">Deskripsi: </w:t>
            </w:r>
            <w:r w:rsidDel="00000000" w:rsidR="00000000" w:rsidRPr="00000000">
              <w:rPr>
                <w:rFonts w:ascii="Calibri" w:cs="Calibri" w:eastAsia="Calibri" w:hAnsi="Calibri"/>
                <w:strike w:val="1"/>
                <w:color w:val="274e13"/>
                <w:rtl w:val="0"/>
              </w:rPr>
              <w:t xml:space="preserve">Menganalisis skema hukum kompleks terkait tokenisasi aset, </w:t>
            </w:r>
            <w:r w:rsidDel="00000000" w:rsidR="00000000" w:rsidRPr="00000000">
              <w:rPr>
                <w:rFonts w:ascii="Calibri" w:cs="Calibri" w:eastAsia="Calibri" w:hAnsi="Calibri"/>
                <w:i w:val="1"/>
                <w:iCs w:val="1"/>
                <w:strike w:val="1"/>
                <w:color w:val="274e13"/>
                <w:rtl w:val="0"/>
              </w:rPr>
              <w:t xml:space="preserve">smart contract</w:t>
            </w:r>
            <w:r w:rsidDel="00000000" w:rsidR="00000000" w:rsidRPr="00000000">
              <w:rPr>
                <w:rFonts w:ascii="Calibri" w:cs="Calibri" w:eastAsia="Calibri" w:hAnsi="Calibri"/>
                <w:strike w:val="1"/>
                <w:color w:val="274e13"/>
                <w:rtl w:val="0"/>
              </w:rPr>
              <w:t xml:space="preserve">, serta mengevaluasi paparan risiko sengketa aset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13.0" w:type="dxa"/>
              <w:right w:w="102.0" w:type="dxa"/>
            </w:tcMar>
          </w:tcPr>
          <w:p w:rsidR="00000000" w:rsidDel="00000000" w:rsidP="00000000" w:rsidRDefault="00000000" w:rsidRPr="00000000" w14:paraId="000002C7">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Indikator Perilaku:</w:t>
            </w:r>
          </w:p>
          <w:p w:rsidR="00000000" w:rsidDel="00000000" w:rsidP="00000000" w:rsidRDefault="00000000" w:rsidRPr="00000000" w14:paraId="000002C8">
            <w:pPr>
              <w:numPr>
                <w:ilvl w:val="0"/>
                <w:numId w:val="24"/>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menganalisis dan menyimpulkan implikasi legal dari penerapan </w:t>
            </w:r>
            <w:r w:rsidDel="00000000" w:rsidR="00000000" w:rsidRPr="00000000">
              <w:rPr>
                <w:rFonts w:ascii="Calibri" w:cs="Calibri" w:eastAsia="Calibri" w:hAnsi="Calibri"/>
                <w:i w:val="1"/>
                <w:iCs w:val="1"/>
                <w:strike w:val="1"/>
                <w:color w:val="274e13"/>
                <w:rtl w:val="0"/>
              </w:rPr>
              <w:t xml:space="preserve">smart contract</w:t>
            </w:r>
            <w:r w:rsidDel="00000000" w:rsidR="00000000" w:rsidRPr="00000000">
              <w:rPr>
                <w:rFonts w:ascii="Calibri" w:cs="Calibri" w:eastAsia="Calibri" w:hAnsi="Calibri"/>
                <w:strike w:val="1"/>
                <w:color w:val="274e13"/>
                <w:rtl w:val="0"/>
              </w:rPr>
              <w:t xml:space="preserve"> dan tokenisasi aset (</w:t>
            </w:r>
            <w:r w:rsidDel="00000000" w:rsidR="00000000" w:rsidRPr="00000000">
              <w:rPr>
                <w:rFonts w:ascii="Calibri" w:cs="Calibri" w:eastAsia="Calibri" w:hAnsi="Calibri"/>
                <w:i w:val="1"/>
                <w:iCs w:val="1"/>
                <w:strike w:val="1"/>
                <w:color w:val="274e13"/>
                <w:rtl w:val="0"/>
              </w:rPr>
              <w:t xml:space="preserve">RWA tokenization</w:t>
            </w:r>
            <w:r w:rsidDel="00000000" w:rsidR="00000000" w:rsidRPr="00000000">
              <w:rPr>
                <w:rFonts w:ascii="Calibri" w:cs="Calibri" w:eastAsia="Calibri" w:hAnsi="Calibri"/>
                <w:strike w:val="1"/>
                <w:color w:val="274e13"/>
                <w:rtl w:val="0"/>
              </w:rPr>
              <w:t xml:space="preserve">) pada layanan bank.</w:t>
            </w:r>
          </w:p>
          <w:p w:rsidR="00000000" w:rsidDel="00000000" w:rsidP="00000000" w:rsidRDefault="00000000" w:rsidRPr="00000000" w14:paraId="000002C9">
            <w:pPr>
              <w:numPr>
                <w:ilvl w:val="0"/>
                <w:numId w:val="24"/>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merumuskan strategi penanganan gugatan konsumen terkait kejahatan siber (</w:t>
            </w:r>
            <w:r w:rsidDel="00000000" w:rsidR="00000000" w:rsidRPr="00000000">
              <w:rPr>
                <w:rFonts w:ascii="Calibri" w:cs="Calibri" w:eastAsia="Calibri" w:hAnsi="Calibri"/>
                <w:i w:val="1"/>
                <w:iCs w:val="1"/>
                <w:strike w:val="1"/>
                <w:color w:val="274e13"/>
                <w:rtl w:val="0"/>
              </w:rPr>
              <w:t xml:space="preserve">phishing, cyber fraud</w:t>
            </w:r>
            <w:r w:rsidDel="00000000" w:rsidR="00000000" w:rsidRPr="00000000">
              <w:rPr>
                <w:rFonts w:ascii="Calibri" w:cs="Calibri" w:eastAsia="Calibri" w:hAnsi="Calibri"/>
                <w:strike w:val="1"/>
                <w:color w:val="274e13"/>
                <w:rtl w:val="0"/>
              </w:rPr>
              <w:t xml:space="preserve">) pada aset digital.</w:t>
            </w:r>
          </w:p>
          <w:p w:rsidR="00000000" w:rsidDel="00000000" w:rsidP="00000000" w:rsidRDefault="00000000" w:rsidRPr="00000000" w14:paraId="000002CA">
            <w:pPr>
              <w:numPr>
                <w:ilvl w:val="0"/>
                <w:numId w:val="24"/>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mengevaluasi dan menyimpulkan tingkat kesiapan kerangka hukum bank dalam merespons evolusi pasar aset kripto dan aset digital.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13.0" w:type="dxa"/>
              <w:right w:w="102.0" w:type="dxa"/>
            </w:tcMar>
          </w:tcPr>
          <w:p w:rsidR="00000000" w:rsidDel="00000000" w:rsidP="00000000" w:rsidRDefault="00000000" w:rsidRPr="00000000" w14:paraId="000002CB">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L5 - Master</w:t>
            </w:r>
          </w:p>
          <w:p w:rsidR="00000000" w:rsidDel="00000000" w:rsidP="00000000" w:rsidRDefault="00000000" w:rsidRPr="00000000" w14:paraId="000002CC">
            <w:pPr>
              <w:spacing w:after="120" w:line="240" w:lineRule="auto"/>
              <w:rPr>
                <w:rFonts w:ascii="Calibri" w:cs="Calibri" w:eastAsia="Calibri" w:hAnsi="Calibri"/>
                <w:strike w:val="1"/>
                <w:color w:val="274e13"/>
              </w:rPr>
            </w:pPr>
            <w:r w:rsidDel="00000000" w:rsidR="00000000" w:rsidRPr="00000000">
              <w:rPr>
                <w:rFonts w:ascii="Calibri" w:cs="Calibri" w:eastAsia="Calibri" w:hAnsi="Calibri"/>
                <w:b w:val="1"/>
                <w:bCs w:val="1"/>
                <w:strike w:val="1"/>
                <w:color w:val="274e13"/>
                <w:rtl w:val="0"/>
              </w:rPr>
              <w:t xml:space="preserve">Deskripsi: </w:t>
            </w:r>
            <w:r w:rsidDel="00000000" w:rsidR="00000000" w:rsidRPr="00000000">
              <w:rPr>
                <w:rFonts w:ascii="Calibri" w:cs="Calibri" w:eastAsia="Calibri" w:hAnsi="Calibri"/>
                <w:strike w:val="1"/>
                <w:color w:val="274e13"/>
                <w:rtl w:val="0"/>
              </w:rPr>
              <w:t xml:space="preserve">Merancang kerangka kebijakan perlindungan konsumen dan tata kelola hukum aset digital bank (</w:t>
            </w:r>
            <w:r w:rsidDel="00000000" w:rsidR="00000000" w:rsidRPr="00000000">
              <w:rPr>
                <w:rFonts w:ascii="Calibri" w:cs="Calibri" w:eastAsia="Calibri" w:hAnsi="Calibri"/>
                <w:i w:val="1"/>
                <w:iCs w:val="1"/>
                <w:strike w:val="1"/>
                <w:color w:val="274e13"/>
                <w:rtl w:val="0"/>
              </w:rPr>
              <w:t xml:space="preserve">digital asset legal framework</w:t>
            </w:r>
            <w:r w:rsidDel="00000000" w:rsidR="00000000" w:rsidRPr="00000000">
              <w:rPr>
                <w:rFonts w:ascii="Calibri" w:cs="Calibri" w:eastAsia="Calibri" w:hAnsi="Calibri"/>
                <w:strike w:val="1"/>
                <w:color w:val="274e13"/>
                <w:rtl w:val="0"/>
              </w:rPr>
              <w:t xml:space="preserve">) yang revolusioner.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13.0" w:type="dxa"/>
              <w:right w:w="102.0" w:type="dxa"/>
            </w:tcMar>
          </w:tcPr>
          <w:p w:rsidR="00000000" w:rsidDel="00000000" w:rsidP="00000000" w:rsidRDefault="00000000" w:rsidRPr="00000000" w14:paraId="000002CD">
            <w:pPr>
              <w:spacing w:after="120" w:line="240" w:lineRule="auto"/>
              <w:rPr>
                <w:rFonts w:ascii="Calibri" w:cs="Calibri" w:eastAsia="Calibri" w:hAnsi="Calibri"/>
                <w:b w:val="1"/>
                <w:bCs w:val="1"/>
                <w:strike w:val="1"/>
                <w:color w:val="274e13"/>
              </w:rPr>
            </w:pPr>
            <w:r w:rsidDel="00000000" w:rsidR="00000000" w:rsidRPr="00000000">
              <w:rPr>
                <w:rFonts w:ascii="Calibri" w:cs="Calibri" w:eastAsia="Calibri" w:hAnsi="Calibri"/>
                <w:b w:val="1"/>
                <w:bCs w:val="1"/>
                <w:strike w:val="1"/>
                <w:color w:val="274e13"/>
                <w:rtl w:val="0"/>
              </w:rPr>
              <w:t xml:space="preserve">Indikator Perilaku:</w:t>
            </w:r>
          </w:p>
          <w:p w:rsidR="00000000" w:rsidDel="00000000" w:rsidP="00000000" w:rsidRDefault="00000000" w:rsidRPr="00000000" w14:paraId="000002CE">
            <w:pPr>
              <w:numPr>
                <w:ilvl w:val="0"/>
                <w:numId w:val="26"/>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merancang kerangka kerja pengelolaan risiko hukum aset digital bank yang mengintegrasikan inovasi dan perlindungan konsumen.</w:t>
            </w:r>
          </w:p>
          <w:p w:rsidR="00000000" w:rsidDel="00000000" w:rsidP="00000000" w:rsidRDefault="00000000" w:rsidRPr="00000000" w14:paraId="000002CF">
            <w:pPr>
              <w:numPr>
                <w:ilvl w:val="0"/>
                <w:numId w:val="26"/>
              </w:numPr>
              <w:spacing w:after="120" w:line="240" w:lineRule="auto"/>
              <w:ind w:left="300" w:hanging="360"/>
              <w:rPr>
                <w:strike w:val="1"/>
                <w:color w:val="274e13"/>
              </w:rPr>
            </w:pPr>
            <w:r w:rsidDel="00000000" w:rsidR="00000000" w:rsidRPr="00000000">
              <w:rPr>
                <w:rFonts w:ascii="Calibri" w:cs="Calibri" w:eastAsia="Calibri" w:hAnsi="Calibri"/>
                <w:strike w:val="1"/>
                <w:color w:val="274e13"/>
                <w:rtl w:val="0"/>
              </w:rPr>
              <w:t xml:space="preserve">Mampu mengarahkan pimpinan bank dalam mengambil posisi strategis pada ekosistem keuangan digital dan WEB3 (teknologi internet yang berbasis pada teknologi rantai blok atau </w:t>
            </w:r>
            <w:r w:rsidDel="00000000" w:rsidR="00000000" w:rsidRPr="00000000">
              <w:rPr>
                <w:rFonts w:ascii="Calibri" w:cs="Calibri" w:eastAsia="Calibri" w:hAnsi="Calibri"/>
                <w:i w:val="1"/>
                <w:iCs w:val="1"/>
                <w:strike w:val="1"/>
                <w:color w:val="274e13"/>
                <w:rtl w:val="0"/>
              </w:rPr>
              <w:t xml:space="preserve">blockchain</w:t>
            </w:r>
            <w:r w:rsidDel="00000000" w:rsidR="00000000" w:rsidRPr="00000000">
              <w:rPr>
                <w:rFonts w:ascii="Calibri" w:cs="Calibri" w:eastAsia="Calibri" w:hAnsi="Calibri"/>
                <w:strike w:val="1"/>
                <w:color w:val="274e13"/>
                <w:rtl w:val="0"/>
              </w:rPr>
              <w:t xml:space="preserve"> dengan sistem terdesentralisasi generasi ketiga)</w:t>
            </w:r>
            <w:r w:rsidDel="00000000" w:rsidR="00000000" w:rsidRPr="00000000">
              <w:rPr>
                <w:strike w:val="1"/>
                <w:color w:val="274e13"/>
                <w:rtl w:val="0"/>
              </w:rPr>
              <w:t xml:space="preserve"> </w:t>
            </w:r>
            <w:r w:rsidDel="00000000" w:rsidR="00000000" w:rsidRPr="00000000">
              <w:rPr>
                <w:rFonts w:ascii="Calibri" w:cs="Calibri" w:eastAsia="Calibri" w:hAnsi="Calibri"/>
                <w:strike w:val="1"/>
                <w:color w:val="274e13"/>
                <w:rtl w:val="0"/>
              </w:rPr>
              <w:t xml:space="preserve">secara aman.</w:t>
            </w:r>
          </w:p>
        </w:tc>
      </w:tr>
    </w:tbl>
    <w:p w:rsidR="00000000" w:rsidDel="00000000" w:rsidP="00000000" w:rsidRDefault="00000000" w:rsidRPr="00000000" w14:paraId="000002D0">
      <w:pPr>
        <w:pStyle w:val="Heading2"/>
        <w:spacing w:after="180" w:before="540" w:lineRule="auto"/>
        <w:rPr>
          <w:rFonts w:ascii="Calibri" w:cs="Calibri" w:eastAsia="Calibri" w:hAnsi="Calibri"/>
          <w:color w:val="274e13"/>
        </w:rPr>
      </w:pPr>
      <w:bookmarkStart w:colFirst="0" w:colLast="0" w:name="_heading=h.tg19m1yhcdn7" w:id="3"/>
      <w:bookmarkEnd w:id="3"/>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1" w:date="2026-10-20T06:53:37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potensi dipindah ke Div. Managemen Risiko atau Audit/SKAI</w:t>
      </w:r>
    </w:p>
  </w:comment>
  <w:comment w:author="Aditya Putri" w:id="5" w:date="2026-10-20T09:00:30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Perlindungan Konsumen masuk Div. Operasional</w:t>
      </w:r>
    </w:p>
  </w:comment>
  <w:comment w:author="Aditya Putri" w:id="2" w:date="2026-10-20T08:00:07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pindah ke divisi Operasional Credit make sure to pak Sam @Samsurijal@gmail.com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Samsurijal@gmail.com_</w:t>
      </w:r>
    </w:p>
  </w:comment>
  <w:comment w:author="Samsurijal" w:id="3" w:date="2026-10-22T08:45:19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tepatnya di Divisi KKM  Bu Anggi &gt; Bagian Manajemen Aset Khusus Pak Ahlansyah @ahlansyah234@gmail.com @rahmayantianggie7290@gmail.com</w:t>
      </w:r>
    </w:p>
  </w:comment>
  <w:comment w:author="Ahlansyah" w:id="4" w:date="2026-10-22T11:07:25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Baik. Segera kami tl pak.</w:t>
      </w:r>
    </w:p>
  </w:comment>
  <w:comment w:author="Aditya Putri" w:id="0" w:date="2026-10-07T06:07:07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Hukum &amp; Litigasi (Term yang digunakan di Bank Sultra)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D2" w15:done="0"/>
  <w15:commentEx w15:paraId="000002D3" w15:done="0"/>
  <w15:commentEx w15:paraId="000002D5" w15:done="0"/>
  <w15:commentEx w15:paraId="000002D6" w15:paraIdParent="000002D5" w15:done="0"/>
  <w15:commentEx w15:paraId="000002D7" w15:paraIdParent="000002D5" w15:done="0"/>
  <w15:commentEx w15:paraId="000002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character" w:styleId="Hyperlink">
    <w:name w:val="Hyperlink"/>
    <w:basedOn w:val="DefaultParagraphFont"/>
    <w:uiPriority w:val="99"/>
    <w:semiHidden w:val="1"/>
    <w:unhideWhenUsed w:val="1"/>
    <w:rsid w:val="00D87667"/>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0mr+72iTudEQ15DBlHuLpV4qRQ==">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2026-10-02T01:35:00Z</dcterms:created>
</cp:coreProperties>
</file>