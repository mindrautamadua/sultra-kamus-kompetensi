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color w:val="274e13"/>
        </w:rPr>
      </w:pPr>
      <w:r w:rsidDel="00000000" w:rsidR="00000000" w:rsidRPr="00000000">
        <w:rPr>
          <w:rFonts w:ascii="Calibri" w:cs="Calibri" w:eastAsia="Calibri" w:hAnsi="Calibri"/>
          <w:color w:val="274e13"/>
          <w:sz w:val="40"/>
          <w:szCs w:val="40"/>
          <w:rtl w:val="0"/>
        </w:rPr>
        <w:t xml:space="preserve">KAMUS KOMPETENSI BIDANG CORPORATE &amp; GENERAL AFFAIRS (CGA)</w:t>
      </w:r>
      <w:r w:rsidDel="00000000" w:rsidR="00000000" w:rsidRPr="00000000">
        <w:rPr>
          <w:rtl w:val="0"/>
        </w:rPr>
      </w:r>
    </w:p>
    <w:p w:rsidR="00000000" w:rsidDel="00000000" w:rsidP="00000000" w:rsidRDefault="00000000" w:rsidRPr="00000000" w14:paraId="00000002">
      <w:pPr>
        <w:rPr>
          <w:color w:val="274e13"/>
        </w:rPr>
      </w:pPr>
      <w:r w:rsidDel="00000000" w:rsidR="00000000" w:rsidRPr="00000000">
        <w:rPr>
          <w:rtl w:val="0"/>
        </w:rPr>
      </w:r>
    </w:p>
    <w:p w:rsidR="00000000" w:rsidDel="00000000" w:rsidP="00000000" w:rsidRDefault="00000000" w:rsidRPr="00000000" w14:paraId="00000003">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kj1xi19yt33x" w:id="0"/>
      <w:bookmarkEnd w:id="0"/>
      <w:r w:rsidDel="00000000" w:rsidR="00000000" w:rsidRPr="00000000">
        <w:rPr>
          <w:rFonts w:ascii="Calibri" w:cs="Calibri" w:eastAsia="Calibri" w:hAnsi="Calibri"/>
          <w:b w:val="0"/>
          <w:bCs w:val="0"/>
          <w:sz w:val="24"/>
          <w:szCs w:val="24"/>
          <w:rtl w:val="0"/>
        </w:rPr>
        <w:t xml:space="preserve">(CGA-01) Management Vendor &amp; Rekanan (Vendor Management) &gt;&gt; Umum</w:t>
      </w:r>
    </w:p>
    <w:p w:rsidR="00000000" w:rsidDel="00000000" w:rsidP="00000000" w:rsidRDefault="00000000" w:rsidRPr="00000000" w14:paraId="00000004">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fv032bro9ocq" w:id="1"/>
      <w:bookmarkEnd w:id="1"/>
      <w:r w:rsidDel="00000000" w:rsidR="00000000" w:rsidRPr="00000000">
        <w:rPr>
          <w:rFonts w:ascii="Calibri" w:cs="Calibri" w:eastAsia="Calibri" w:hAnsi="Calibri"/>
          <w:b w:val="0"/>
          <w:bCs w:val="0"/>
          <w:sz w:val="24"/>
          <w:szCs w:val="24"/>
          <w:rtl w:val="0"/>
        </w:rPr>
        <w:t xml:space="preserve">(CGA-02) Operasional Pengadaan Barang &amp; Jasa (Procurement Operations) (C)&gt; level 1 &gt;&gt; Umum</w:t>
      </w:r>
    </w:p>
    <w:p w:rsidR="00000000" w:rsidDel="00000000" w:rsidP="00000000" w:rsidRDefault="00000000" w:rsidRPr="00000000" w14:paraId="00000005">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ae3qfyex4n1d" w:id="2"/>
      <w:bookmarkEnd w:id="2"/>
      <w:r w:rsidDel="00000000" w:rsidR="00000000" w:rsidRPr="00000000">
        <w:rPr>
          <w:rFonts w:ascii="Calibri" w:cs="Calibri" w:eastAsia="Calibri" w:hAnsi="Calibri"/>
          <w:b w:val="0"/>
          <w:bCs w:val="0"/>
          <w:sz w:val="24"/>
          <w:szCs w:val="24"/>
          <w:rtl w:val="0"/>
        </w:rPr>
        <w:t xml:space="preserve">(CGA-03) Manajemen Pencarian &amp; Analisis Pasar (Sourcing Management) &gt;&gt; Umum</w:t>
      </w:r>
    </w:p>
    <w:p w:rsidR="00000000" w:rsidDel="00000000" w:rsidP="00000000" w:rsidRDefault="00000000" w:rsidRPr="00000000" w14:paraId="00000006">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vz583nw68k3w" w:id="3"/>
      <w:bookmarkEnd w:id="3"/>
      <w:r w:rsidDel="00000000" w:rsidR="00000000" w:rsidRPr="00000000">
        <w:rPr>
          <w:rFonts w:ascii="Calibri" w:cs="Calibri" w:eastAsia="Calibri" w:hAnsi="Calibri"/>
          <w:b w:val="0"/>
          <w:bCs w:val="0"/>
          <w:sz w:val="24"/>
          <w:szCs w:val="24"/>
          <w:rtl w:val="0"/>
        </w:rPr>
        <w:t xml:space="preserve">(CGA-04) Inventarisasi &amp; Pengendalian Aset (Asset Inventory and Controlling) (C) &gt;&gt; Umum</w:t>
      </w:r>
    </w:p>
    <w:p w:rsidR="00000000" w:rsidDel="00000000" w:rsidP="00000000" w:rsidRDefault="00000000" w:rsidRPr="00000000" w14:paraId="00000007">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vlikp42lgv77" w:id="4"/>
      <w:bookmarkEnd w:id="4"/>
      <w:r w:rsidDel="00000000" w:rsidR="00000000" w:rsidRPr="00000000">
        <w:rPr>
          <w:rFonts w:ascii="Calibri" w:cs="Calibri" w:eastAsia="Calibri" w:hAnsi="Calibri"/>
          <w:b w:val="0"/>
          <w:bCs w:val="0"/>
          <w:sz w:val="24"/>
          <w:szCs w:val="24"/>
          <w:rtl w:val="0"/>
        </w:rPr>
        <w:t xml:space="preserve">(CGA-05) Manajemen Logistik &amp; Distribusi (Logistics Management) (C) &gt;&gt; Umum</w:t>
      </w:r>
    </w:p>
    <w:p w:rsidR="00000000" w:rsidDel="00000000" w:rsidP="00000000" w:rsidRDefault="00000000" w:rsidRPr="00000000" w14:paraId="00000008">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isi1hfic4rzl" w:id="5"/>
      <w:bookmarkEnd w:id="5"/>
      <w:r w:rsidDel="00000000" w:rsidR="00000000" w:rsidRPr="00000000">
        <w:rPr>
          <w:rFonts w:ascii="Calibri" w:cs="Calibri" w:eastAsia="Calibri" w:hAnsi="Calibri"/>
          <w:b w:val="0"/>
          <w:bCs w:val="0"/>
          <w:sz w:val="24"/>
          <w:szCs w:val="24"/>
          <w:rtl w:val="0"/>
        </w:rPr>
        <w:t xml:space="preserve">(CGA-06) Perolehan &amp; Pelepasan Aset (Asset Acquisition &amp; Disposal) &gt;&gt; Umum</w:t>
      </w:r>
    </w:p>
    <w:p w:rsidR="00000000" w:rsidDel="00000000" w:rsidP="00000000" w:rsidRDefault="00000000" w:rsidRPr="00000000" w14:paraId="00000009">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h8pod2xnm7gd" w:id="6"/>
      <w:bookmarkEnd w:id="6"/>
      <w:r w:rsidDel="00000000" w:rsidR="00000000" w:rsidRPr="00000000">
        <w:rPr>
          <w:rFonts w:ascii="Calibri" w:cs="Calibri" w:eastAsia="Calibri" w:hAnsi="Calibri"/>
          <w:b w:val="0"/>
          <w:bCs w:val="0"/>
          <w:sz w:val="24"/>
          <w:szCs w:val="24"/>
          <w:rtl w:val="0"/>
        </w:rPr>
        <w:t xml:space="preserve">(CGA-07) Pengelolaan Gedung &amp; Fasilitas (Building and Facility Management) (C) &gt;&gt; Umum</w:t>
      </w:r>
    </w:p>
    <w:p w:rsidR="00000000" w:rsidDel="00000000" w:rsidP="00000000" w:rsidRDefault="00000000" w:rsidRPr="00000000" w14:paraId="0000000A">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n4c05cabdnas" w:id="7"/>
      <w:bookmarkEnd w:id="7"/>
      <w:r w:rsidDel="00000000" w:rsidR="00000000" w:rsidRPr="00000000">
        <w:rPr>
          <w:rFonts w:ascii="Calibri" w:cs="Calibri" w:eastAsia="Calibri" w:hAnsi="Calibri"/>
          <w:b w:val="0"/>
          <w:bCs w:val="0"/>
          <w:sz w:val="24"/>
          <w:szCs w:val="24"/>
          <w:rtl w:val="0"/>
        </w:rPr>
        <w:t xml:space="preserve">(CGA-08) Manajemen Proyek Konstruksi &amp; Renovasi (Project Management) (C)&gt;level 4 &gt;&gt; Umum</w:t>
      </w:r>
    </w:p>
    <w:p w:rsidR="00000000" w:rsidDel="00000000" w:rsidP="00000000" w:rsidRDefault="00000000" w:rsidRPr="00000000" w14:paraId="0000000B">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eqysf4976cs9" w:id="8"/>
      <w:bookmarkEnd w:id="8"/>
      <w:r w:rsidDel="00000000" w:rsidR="00000000" w:rsidRPr="00000000">
        <w:rPr>
          <w:rFonts w:ascii="Calibri" w:cs="Calibri" w:eastAsia="Calibri" w:hAnsi="Calibri"/>
          <w:b w:val="0"/>
          <w:bCs w:val="0"/>
          <w:sz w:val="24"/>
          <w:szCs w:val="24"/>
          <w:rtl w:val="0"/>
        </w:rPr>
        <w:t xml:space="preserve">(CGA-09) Keselamatan, Kesehatan Kerja &amp; Pengamanan (K3 &amp; Security Management) (C) &gt;&gt; Umum</w:t>
      </w:r>
    </w:p>
    <w:p w:rsidR="00000000" w:rsidDel="00000000" w:rsidP="00000000" w:rsidRDefault="00000000" w:rsidRPr="00000000" w14:paraId="0000000C">
      <w:pPr>
        <w:pStyle w:val="Heading3"/>
        <w:widowControl w:val="1"/>
        <w:numPr>
          <w:ilvl w:val="0"/>
          <w:numId w:val="85"/>
        </w:numPr>
        <w:spacing w:after="120" w:before="0" w:line="240" w:lineRule="auto"/>
        <w:ind w:left="709" w:hanging="425"/>
        <w:rPr>
          <w:rFonts w:ascii="Calibri" w:cs="Calibri" w:eastAsia="Calibri" w:hAnsi="Calibri"/>
          <w:b w:val="0"/>
          <w:bCs w:val="0"/>
          <w:color w:val="38761d"/>
          <w:sz w:val="24"/>
          <w:szCs w:val="24"/>
        </w:rPr>
      </w:pPr>
      <w:bookmarkStart w:colFirst="0" w:colLast="0" w:name="_heading=h.6wp3r912l9rs" w:id="9"/>
      <w:bookmarkEnd w:id="9"/>
      <w:r w:rsidDel="00000000" w:rsidR="00000000" w:rsidRPr="00000000">
        <w:rPr>
          <w:rFonts w:ascii="Calibri" w:cs="Calibri" w:eastAsia="Calibri" w:hAnsi="Calibri"/>
          <w:b w:val="0"/>
          <w:bCs w:val="0"/>
          <w:color w:val="38761d"/>
          <w:sz w:val="24"/>
          <w:szCs w:val="24"/>
          <w:rtl w:val="0"/>
        </w:rPr>
        <w:t xml:space="preserve">(CGA-10) Pengelolaan Layanan Kebersihan &amp; Kenyamanan Kerja (Housekeeping &amp; Facility Hygiene Management) (C) &gt;&gt; Umum Kompetensi teknis, pengelolaan karyawan di HCM</w:t>
      </w:r>
    </w:p>
    <w:p w:rsidR="00000000" w:rsidDel="00000000" w:rsidP="00000000" w:rsidRDefault="00000000" w:rsidRPr="00000000" w14:paraId="0000000D">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j7q23lpnc666" w:id="10"/>
      <w:bookmarkEnd w:id="10"/>
      <w:r w:rsidDel="00000000" w:rsidR="00000000" w:rsidRPr="00000000">
        <w:rPr>
          <w:rFonts w:ascii="Calibri" w:cs="Calibri" w:eastAsia="Calibri" w:hAnsi="Calibri"/>
          <w:b w:val="0"/>
          <w:bCs w:val="0"/>
          <w:sz w:val="24"/>
          <w:szCs w:val="24"/>
          <w:rtl w:val="0"/>
        </w:rPr>
        <w:t xml:space="preserve">(CGA-11) Pengelolaan Persuratan &amp; Ekspedisi Dokumen (Corporate Mail &amp; Document Logistics) (C) &gt;&gt; Umum &amp; CorSec</w:t>
      </w:r>
    </w:p>
    <w:p w:rsidR="00000000" w:rsidDel="00000000" w:rsidP="00000000" w:rsidRDefault="00000000" w:rsidRPr="00000000" w14:paraId="0000000E">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i8zzrvoj4ow4" w:id="11"/>
      <w:bookmarkEnd w:id="11"/>
      <w:r w:rsidDel="00000000" w:rsidR="00000000" w:rsidRPr="00000000">
        <w:rPr>
          <w:rFonts w:ascii="Calibri" w:cs="Calibri" w:eastAsia="Calibri" w:hAnsi="Calibri"/>
          <w:b w:val="0"/>
          <w:bCs w:val="0"/>
          <w:sz w:val="24"/>
          <w:szCs w:val="24"/>
          <w:rtl w:val="0"/>
        </w:rPr>
        <w:t xml:space="preserve">(CGA-12) Manajemen Penyelenggaraan Rapat Perusahaan (Corporate Meeting Management) (C) &gt;&gt; Umum &amp; CorSec</w:t>
      </w:r>
    </w:p>
    <w:p w:rsidR="00000000" w:rsidDel="00000000" w:rsidP="00000000" w:rsidRDefault="00000000" w:rsidRPr="00000000" w14:paraId="0000000F">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z9tb01o3cjtf" w:id="12"/>
      <w:bookmarkEnd w:id="12"/>
      <w:r w:rsidDel="00000000" w:rsidR="00000000" w:rsidRPr="00000000">
        <w:rPr>
          <w:rFonts w:ascii="Calibri" w:cs="Calibri" w:eastAsia="Calibri" w:hAnsi="Calibri"/>
          <w:b w:val="0"/>
          <w:bCs w:val="0"/>
          <w:sz w:val="24"/>
          <w:szCs w:val="24"/>
          <w:rtl w:val="0"/>
        </w:rPr>
        <w:t xml:space="preserve">(CGA-13) Pengelolaan Acara Perusahaan (Corporate Event Management) (C) &gt;&gt; Umum &amp; CorSec</w:t>
      </w:r>
    </w:p>
    <w:p w:rsidR="00000000" w:rsidDel="00000000" w:rsidP="00000000" w:rsidRDefault="00000000" w:rsidRPr="00000000" w14:paraId="00000010">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lb2p21eeehpn" w:id="13"/>
      <w:bookmarkEnd w:id="13"/>
      <w:r w:rsidDel="00000000" w:rsidR="00000000" w:rsidRPr="00000000">
        <w:rPr>
          <w:rFonts w:ascii="Calibri" w:cs="Calibri" w:eastAsia="Calibri" w:hAnsi="Calibri"/>
          <w:b w:val="0"/>
          <w:bCs w:val="0"/>
          <w:sz w:val="24"/>
          <w:szCs w:val="24"/>
          <w:rtl w:val="0"/>
        </w:rPr>
        <w:t xml:space="preserve">(CGA-14) Hubungan Media &amp; Komunikasi Publik (Media Relations) &gt;&gt; CorSec</w:t>
      </w:r>
    </w:p>
    <w:p w:rsidR="00000000" w:rsidDel="00000000" w:rsidP="00000000" w:rsidRDefault="00000000" w:rsidRPr="00000000" w14:paraId="00000011">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r0i00gtgkemk" w:id="14"/>
      <w:bookmarkEnd w:id="14"/>
      <w:r w:rsidDel="00000000" w:rsidR="00000000" w:rsidRPr="00000000">
        <w:rPr>
          <w:rFonts w:ascii="Calibri" w:cs="Calibri" w:eastAsia="Calibri" w:hAnsi="Calibri"/>
          <w:b w:val="0"/>
          <w:bCs w:val="0"/>
          <w:sz w:val="24"/>
          <w:szCs w:val="24"/>
          <w:rtl w:val="0"/>
        </w:rPr>
        <w:t xml:space="preserve">(CGA-15) Hubungan Komunitas &amp; Tanggung Jawab Sosial (Community Relations &amp; CSR) (C) &gt;&gt; CorSec</w:t>
      </w:r>
    </w:p>
    <w:p w:rsidR="00000000" w:rsidDel="00000000" w:rsidP="00000000" w:rsidRDefault="00000000" w:rsidRPr="00000000" w14:paraId="00000012">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xfee0clhv0ua" w:id="15"/>
      <w:bookmarkEnd w:id="15"/>
      <w:r w:rsidDel="00000000" w:rsidR="00000000" w:rsidRPr="00000000">
        <w:rPr>
          <w:rFonts w:ascii="Calibri" w:cs="Calibri" w:eastAsia="Calibri" w:hAnsi="Calibri"/>
          <w:b w:val="0"/>
          <w:bCs w:val="0"/>
          <w:sz w:val="24"/>
          <w:szCs w:val="24"/>
          <w:rtl w:val="0"/>
        </w:rPr>
        <w:t xml:space="preserve">(CGA-16) Manajemen Hubungan Pemangku Kepentingan (Stakeholder Relations Management) (C) &gt;&gt; CorSec</w:t>
      </w:r>
    </w:p>
    <w:p w:rsidR="00000000" w:rsidDel="00000000" w:rsidP="00000000" w:rsidRDefault="00000000" w:rsidRPr="00000000" w14:paraId="00000013">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rf5u6pktbv6" w:id="16"/>
      <w:bookmarkEnd w:id="16"/>
      <w:r w:rsidDel="00000000" w:rsidR="00000000" w:rsidRPr="00000000">
        <w:rPr>
          <w:rFonts w:ascii="Calibri" w:cs="Calibri" w:eastAsia="Calibri" w:hAnsi="Calibri"/>
          <w:b w:val="0"/>
          <w:bCs w:val="0"/>
          <w:sz w:val="24"/>
          <w:szCs w:val="24"/>
          <w:rtl w:val="0"/>
        </w:rPr>
        <w:t xml:space="preserve">(CGA-17) Layanan Kesekretariatan Korporasi (Corporate Secretariat Services) &gt;&gt; CorSec</w:t>
      </w:r>
    </w:p>
    <w:p w:rsidR="00000000" w:rsidDel="00000000" w:rsidP="00000000" w:rsidRDefault="00000000" w:rsidRPr="00000000" w14:paraId="00000014">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2qfj4pngb3c5" w:id="17"/>
      <w:bookmarkEnd w:id="17"/>
      <w:r w:rsidDel="00000000" w:rsidR="00000000" w:rsidRPr="00000000">
        <w:rPr>
          <w:rFonts w:ascii="Calibri" w:cs="Calibri" w:eastAsia="Calibri" w:hAnsi="Calibri"/>
          <w:b w:val="0"/>
          <w:bCs w:val="0"/>
          <w:sz w:val="24"/>
          <w:szCs w:val="24"/>
          <w:rtl w:val="0"/>
        </w:rPr>
        <w:t xml:space="preserve">(CGA-18) Tata Protokol &amp; Kehumasan Eksekutif (Executive Protocol) (C) &gt;&gt; CorSec</w:t>
      </w:r>
    </w:p>
    <w:p w:rsidR="00000000" w:rsidDel="00000000" w:rsidP="00000000" w:rsidRDefault="00000000" w:rsidRPr="00000000" w14:paraId="00000015">
      <w:pPr>
        <w:pStyle w:val="Heading3"/>
        <w:widowControl w:val="1"/>
        <w:numPr>
          <w:ilvl w:val="0"/>
          <w:numId w:val="85"/>
        </w:numPr>
        <w:spacing w:after="120" w:before="0" w:line="240" w:lineRule="auto"/>
        <w:ind w:left="709" w:hanging="425"/>
        <w:rPr>
          <w:rFonts w:ascii="Calibri" w:cs="Calibri" w:eastAsia="Calibri" w:hAnsi="Calibri"/>
          <w:b w:val="0"/>
          <w:bCs w:val="0"/>
          <w:sz w:val="24"/>
          <w:szCs w:val="24"/>
        </w:rPr>
      </w:pPr>
      <w:bookmarkStart w:colFirst="0" w:colLast="0" w:name="_heading=h.piuy0owk1eg6" w:id="18"/>
      <w:bookmarkEnd w:id="18"/>
      <w:r w:rsidDel="00000000" w:rsidR="00000000" w:rsidRPr="00000000">
        <w:rPr>
          <w:rFonts w:ascii="Calibri" w:cs="Calibri" w:eastAsia="Calibri" w:hAnsi="Calibri"/>
          <w:b w:val="0"/>
          <w:bCs w:val="0"/>
          <w:sz w:val="24"/>
          <w:szCs w:val="24"/>
          <w:rtl w:val="0"/>
        </w:rPr>
        <w:t xml:space="preserve">(CGA-19) Administrasi Operasional Kantor (Office Administration) (C) &gt;&gt; Umum &amp; HCM</w:t>
      </w:r>
    </w:p>
    <w:p w:rsidR="00000000" w:rsidDel="00000000" w:rsidP="00000000" w:rsidRDefault="00000000" w:rsidRPr="00000000" w14:paraId="00000016">
      <w:pPr>
        <w:numPr>
          <w:ilvl w:val="0"/>
          <w:numId w:val="85"/>
        </w:numPr>
        <w:ind w:left="720" w:hanging="360"/>
        <w:rPr>
          <w:rFonts w:ascii="Calibri" w:cs="Calibri" w:eastAsia="Calibri" w:hAnsi="Calibri"/>
          <w:color w:val="980000"/>
        </w:rPr>
      </w:pPr>
      <w:r w:rsidDel="00000000" w:rsidR="00000000" w:rsidRPr="00000000">
        <w:rPr>
          <w:rFonts w:ascii="Calibri" w:cs="Calibri" w:eastAsia="Calibri" w:hAnsi="Calibri"/>
          <w:color w:val="980000"/>
          <w:rtl w:val="0"/>
        </w:rPr>
        <w:t xml:space="preserve">Potensi untuk tambahan Kompetensi: Mengelola Sponsorship (Akan di analisis keterkaitan dengan Div. Marketing, planning, business)</w:t>
      </w:r>
      <w:r w:rsidDel="00000000" w:rsidR="00000000" w:rsidRPr="00000000">
        <w:rPr>
          <w:rtl w:val="0"/>
        </w:rPr>
      </w:r>
    </w:p>
    <w:p w:rsidR="00000000" w:rsidDel="00000000" w:rsidP="00000000" w:rsidRDefault="00000000" w:rsidRPr="00000000" w14:paraId="00000017">
      <w:pPr>
        <w:rPr>
          <w:color w:val="274e13"/>
        </w:rPr>
      </w:pPr>
      <w:r w:rsidDel="00000000" w:rsidR="00000000" w:rsidRPr="00000000">
        <w:rPr>
          <w:rtl w:val="0"/>
        </w:rPr>
      </w:r>
    </w:p>
    <w:p w:rsidR="00000000" w:rsidDel="00000000" w:rsidP="00000000" w:rsidRDefault="00000000" w:rsidRPr="00000000" w14:paraId="00000018">
      <w:pPr>
        <w:rPr>
          <w:color w:val="274e13"/>
        </w:rPr>
      </w:pPr>
      <w:r w:rsidDel="00000000" w:rsidR="00000000" w:rsidRPr="00000000">
        <w:rPr>
          <w:rtl w:val="0"/>
        </w:rPr>
      </w:r>
    </w:p>
    <w:p w:rsidR="00000000" w:rsidDel="00000000" w:rsidP="00000000" w:rsidRDefault="00000000" w:rsidRPr="00000000" w14:paraId="00000019">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CGA-01: Management Vendor &amp; Rekanan (Vendor Management)</w:t>
      </w:r>
    </w:p>
    <w:p w:rsidR="00000000" w:rsidDel="00000000" w:rsidP="00000000" w:rsidRDefault="00000000" w:rsidRPr="00000000" w14:paraId="0000001A">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menyeleksi, mengevaluasi, serta mengelola hubungan kerja sama dengan penyedia barang/jasa secara transparan, profesional, dan akuntabel guna mendukung kelancaran operasional Bank Sultra.</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daftar rekanan/vendor terdaftar serta mengelompokkan dokumen administrasi legalitas penyedia barang/jasa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1E">
            <w:pPr>
              <w:widowControl w:val="1"/>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menentukan dan menjelaskan kelengkapan dokumen legalitas dan administrasi vendor mitra Bank Sultra.</w:t>
            </w:r>
            <w:r w:rsidDel="00000000" w:rsidR="00000000" w:rsidRPr="00000000">
              <w:rPr>
                <w:rtl w:val="0"/>
              </w:rPr>
            </w:r>
          </w:p>
          <w:p w:rsidR="00000000" w:rsidDel="00000000" w:rsidP="00000000" w:rsidRDefault="00000000" w:rsidRPr="00000000" w14:paraId="0000001F">
            <w:pPr>
              <w:widowControl w:val="1"/>
              <w:numPr>
                <w:ilvl w:val="0"/>
                <w:numId w:val="75"/>
              </w:numPr>
              <w:spacing w:after="120" w:line="240" w:lineRule="auto"/>
              <w:ind w:left="300" w:hanging="360"/>
              <w:rPr/>
            </w:pPr>
            <w:r w:rsidDel="00000000" w:rsidR="00000000" w:rsidRPr="00000000">
              <w:rPr>
                <w:rFonts w:ascii="Calibri" w:cs="Calibri" w:eastAsia="Calibri" w:hAnsi="Calibri"/>
                <w:rtl w:val="0"/>
              </w:rPr>
              <w:t xml:space="preserve">Mampu mencatat data profil vendor ke dalam sistem pangkalan data (</w:t>
            </w:r>
            <w:r w:rsidDel="00000000" w:rsidR="00000000" w:rsidRPr="00000000">
              <w:rPr>
                <w:rFonts w:ascii="Calibri" w:cs="Calibri" w:eastAsia="Calibri" w:hAnsi="Calibri"/>
                <w:i w:val="1"/>
                <w:iCs w:val="1"/>
                <w:rtl w:val="0"/>
              </w:rPr>
              <w:t xml:space="preserve">database</w:t>
            </w:r>
            <w:r w:rsidDel="00000000" w:rsidR="00000000" w:rsidRPr="00000000">
              <w:rPr>
                <w:rFonts w:ascii="Calibri" w:cs="Calibri" w:eastAsia="Calibri" w:hAnsi="Calibri"/>
                <w:rtl w:val="0"/>
              </w:rPr>
              <w:t xml:space="preserve">) penyedia barang/jasa.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kriteria kualifikasi vendor, standar Perjanjian Kerja Sama (PKS), serta memverifikasi kesesuaian hak dan kewajiban penyedia jasa.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3">
            <w:pPr>
              <w:widowControl w:val="1"/>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memeriksa kelayakan administrasi (seperti kelayakan sertifikasi PBJ dan K3) dan kualifikasi teknis calon rekanan sesuai regulasi pengadaan Bank Sultra.</w:t>
            </w:r>
            <w:r w:rsidDel="00000000" w:rsidR="00000000" w:rsidRPr="00000000">
              <w:rPr>
                <w:rtl w:val="0"/>
              </w:rPr>
            </w:r>
          </w:p>
          <w:p w:rsidR="00000000" w:rsidDel="00000000" w:rsidP="00000000" w:rsidRDefault="00000000" w:rsidRPr="00000000" w14:paraId="00000024">
            <w:pPr>
              <w:widowControl w:val="1"/>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mencocokkan kewajiban vendor berdasarkan klausul kontrak kerja sama dan </w:t>
            </w:r>
            <w:r w:rsidDel="00000000" w:rsidR="00000000" w:rsidRPr="00000000">
              <w:rPr>
                <w:rFonts w:ascii="Calibri" w:cs="Calibri" w:eastAsia="Calibri" w:hAnsi="Calibri"/>
                <w:i w:val="1"/>
                <w:iCs w:val="1"/>
                <w:rtl w:val="0"/>
              </w:rPr>
              <w:t xml:space="preserve">Service Level Agreement</w:t>
            </w:r>
            <w:r w:rsidDel="00000000" w:rsidR="00000000" w:rsidRPr="00000000">
              <w:rPr>
                <w:rFonts w:ascii="Calibri" w:cs="Calibri" w:eastAsia="Calibri" w:hAnsi="Calibri"/>
                <w:rtl w:val="0"/>
              </w:rPr>
              <w:t xml:space="preserve"> (SLA).</w:t>
            </w:r>
          </w:p>
          <w:p w:rsidR="00000000" w:rsidDel="00000000" w:rsidP="00000000" w:rsidRDefault="00000000" w:rsidRPr="00000000" w14:paraId="00000025">
            <w:pPr>
              <w:widowControl w:val="1"/>
              <w:numPr>
                <w:ilvl w:val="0"/>
                <w:numId w:val="74"/>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Memahami alur proses pengadaan barang dan jasa, mulai dari proses seleksi vendor sampai dengan berita acara serah terima pekerjaan.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mekanisme pemantauan kinerja vendor secara berkala, mengelola proses sanksi/ </w:t>
            </w:r>
            <w:r w:rsidDel="00000000" w:rsidR="00000000" w:rsidRPr="00000000">
              <w:rPr>
                <w:rFonts w:ascii="Calibri" w:cs="Calibri" w:eastAsia="Calibri" w:hAnsi="Calibri"/>
                <w:i w:val="1"/>
                <w:iCs w:val="1"/>
                <w:rtl w:val="0"/>
              </w:rPr>
              <w:t xml:space="preserve">reward</w:t>
            </w:r>
            <w:r w:rsidDel="00000000" w:rsidR="00000000" w:rsidRPr="00000000">
              <w:rPr>
                <w:rFonts w:ascii="Calibri" w:cs="Calibri" w:eastAsia="Calibri" w:hAnsi="Calibri"/>
                <w:rtl w:val="0"/>
              </w:rPr>
              <w:t xml:space="preserve">, serta menyelesaikan kendala operasional dengan rekanan.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29">
            <w:pPr>
              <w:widowControl w:val="1"/>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melaksanakan penilaian kinerja (</w:t>
            </w:r>
            <w:r w:rsidDel="00000000" w:rsidR="00000000" w:rsidRPr="00000000">
              <w:rPr>
                <w:rFonts w:ascii="Calibri" w:cs="Calibri" w:eastAsia="Calibri" w:hAnsi="Calibri"/>
                <w:i w:val="1"/>
                <w:iCs w:val="1"/>
                <w:rtl w:val="0"/>
              </w:rPr>
              <w:t xml:space="preserve">vendor rating</w:t>
            </w:r>
            <w:r w:rsidDel="00000000" w:rsidR="00000000" w:rsidRPr="00000000">
              <w:rPr>
                <w:rFonts w:ascii="Calibri" w:cs="Calibri" w:eastAsia="Calibri" w:hAnsi="Calibri"/>
                <w:rtl w:val="0"/>
              </w:rPr>
              <w:t xml:space="preserve">) penyedia barang/jasa secara rinci dan objektif.</w:t>
            </w:r>
            <w:r w:rsidDel="00000000" w:rsidR="00000000" w:rsidRPr="00000000">
              <w:rPr>
                <w:rtl w:val="0"/>
              </w:rPr>
            </w:r>
          </w:p>
          <w:p w:rsidR="00000000" w:rsidDel="00000000" w:rsidP="00000000" w:rsidRDefault="00000000" w:rsidRPr="00000000" w14:paraId="0000002A">
            <w:pPr>
              <w:widowControl w:val="1"/>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berkoordinasi dengan vendor untuk penyelesaian kendala keterlambatan atau ketidaksesuaian spesifikasi pekerjaan.</w:t>
            </w:r>
          </w:p>
          <w:p w:rsidR="00000000" w:rsidDel="00000000" w:rsidP="00000000" w:rsidRDefault="00000000" w:rsidRPr="00000000" w14:paraId="0000002B">
            <w:pPr>
              <w:widowControl w:val="1"/>
              <w:numPr>
                <w:ilvl w:val="0"/>
                <w:numId w:val="18"/>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melakukan riset harga dan kondisi pasar untuk menilai kredibilitas calon penyedia guna menyusun laporan evaluasi pendaftaran serta pembaruan Daftar Rekanan Terseleksi (DRT) Bank Sultra. </w:t>
            </w:r>
            <w:r w:rsidDel="00000000" w:rsidR="00000000" w:rsidRPr="00000000">
              <w:rPr>
                <w:rtl w:val="0"/>
              </w:rPr>
            </w:r>
          </w:p>
          <w:p w:rsidR="00000000" w:rsidDel="00000000" w:rsidP="00000000" w:rsidRDefault="00000000" w:rsidRPr="00000000" w14:paraId="0000002C">
            <w:pPr>
              <w:widowControl w:val="1"/>
              <w:numPr>
                <w:ilvl w:val="0"/>
                <w:numId w:val="18"/>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merancang, memeriksa, melegitimasi, dan mendokumentasikan kelengkapan dokumen kontrak, legalitas serta perizinan usaha penyedia barang/jasa sesuai ketentuan yang berlaku di Bank Sultra.</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risiko kemitraan vendor, mengevaluasi efektivitas kerja sama, serta merekomendasikan efisiensi biaya dan peningkatan kualitas layanan penyedia.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0">
            <w:pPr>
              <w:widowControl w:val="1"/>
              <w:numPr>
                <w:ilvl w:val="0"/>
                <w:numId w:val="27"/>
              </w:numPr>
              <w:spacing w:after="120" w:line="240" w:lineRule="auto"/>
              <w:ind w:left="300" w:hanging="360"/>
              <w:rPr/>
            </w:pPr>
            <w:r w:rsidDel="00000000" w:rsidR="00000000" w:rsidRPr="00000000">
              <w:rPr>
                <w:rFonts w:ascii="Calibri" w:cs="Calibri" w:eastAsia="Calibri" w:hAnsi="Calibri"/>
                <w:rtl w:val="0"/>
              </w:rPr>
              <w:t xml:space="preserve">Mampu menganalisis dan menentukan profil risiko vendor guna mencegah potensi kebangkrutan, penipuan, atau </w:t>
            </w:r>
            <w:r w:rsidDel="00000000" w:rsidR="00000000" w:rsidRPr="00000000">
              <w:rPr>
                <w:rFonts w:ascii="Calibri" w:cs="Calibri" w:eastAsia="Calibri" w:hAnsi="Calibri"/>
                <w:i w:val="1"/>
                <w:iCs w:val="1"/>
                <w:rtl w:val="0"/>
              </w:rPr>
              <w:t xml:space="preserve">fraud</w:t>
            </w:r>
            <w:r w:rsidDel="00000000" w:rsidR="00000000" w:rsidRPr="00000000">
              <w:rPr>
                <w:rFonts w:ascii="Calibri" w:cs="Calibri" w:eastAsia="Calibri" w:hAnsi="Calibri"/>
                <w:rtl w:val="0"/>
              </w:rPr>
              <w:t xml:space="preserve"> yang merugikan bank.</w:t>
            </w:r>
            <w:r w:rsidDel="00000000" w:rsidR="00000000" w:rsidRPr="00000000">
              <w:rPr>
                <w:rtl w:val="0"/>
              </w:rPr>
            </w:r>
          </w:p>
          <w:p w:rsidR="00000000" w:rsidDel="00000000" w:rsidP="00000000" w:rsidRDefault="00000000" w:rsidRPr="00000000" w14:paraId="00000031">
            <w:pPr>
              <w:widowControl w:val="1"/>
              <w:numPr>
                <w:ilvl w:val="0"/>
                <w:numId w:val="27"/>
              </w:numPr>
              <w:spacing w:after="120" w:line="240" w:lineRule="auto"/>
              <w:ind w:left="300" w:hanging="360"/>
              <w:rPr/>
            </w:pPr>
            <w:r w:rsidDel="00000000" w:rsidR="00000000" w:rsidRPr="00000000">
              <w:rPr>
                <w:rFonts w:ascii="Calibri" w:cs="Calibri" w:eastAsia="Calibri" w:hAnsi="Calibri"/>
                <w:rtl w:val="0"/>
              </w:rPr>
              <w:t xml:space="preserve">Mampu mengevaluasi dan menentukan struktur biaya dan nilai tambah (</w:t>
            </w:r>
            <w:r w:rsidDel="00000000" w:rsidR="00000000" w:rsidRPr="00000000">
              <w:rPr>
                <w:rFonts w:ascii="Calibri" w:cs="Calibri" w:eastAsia="Calibri" w:hAnsi="Calibri"/>
                <w:i w:val="1"/>
                <w:iCs w:val="1"/>
                <w:rtl w:val="0"/>
              </w:rPr>
              <w:t xml:space="preserve">value for money</w:t>
            </w:r>
            <w:r w:rsidDel="00000000" w:rsidR="00000000" w:rsidRPr="00000000">
              <w:rPr>
                <w:rFonts w:ascii="Calibri" w:cs="Calibri" w:eastAsia="Calibri" w:hAnsi="Calibri"/>
                <w:rtl w:val="0"/>
              </w:rPr>
              <w:t xml:space="preserve">) dari kemitraan strategis vendor.</w:t>
            </w:r>
            <w:r w:rsidDel="00000000" w:rsidR="00000000" w:rsidRPr="00000000">
              <w:rPr>
                <w:rtl w:val="0"/>
              </w:rPr>
            </w:r>
          </w:p>
          <w:p w:rsidR="00000000" w:rsidDel="00000000" w:rsidP="00000000" w:rsidRDefault="00000000" w:rsidRPr="00000000" w14:paraId="00000032">
            <w:pPr>
              <w:widowControl w:val="1"/>
              <w:numPr>
                <w:ilvl w:val="0"/>
                <w:numId w:val="27"/>
              </w:numPr>
              <w:spacing w:after="120" w:line="240" w:lineRule="auto"/>
              <w:ind w:left="300" w:hanging="360"/>
              <w:rPr/>
            </w:pPr>
            <w:r w:rsidDel="00000000" w:rsidR="00000000" w:rsidRPr="00000000">
              <w:rPr>
                <w:rFonts w:ascii="Calibri" w:cs="Calibri" w:eastAsia="Calibri" w:hAnsi="Calibri"/>
                <w:rtl w:val="0"/>
              </w:rPr>
              <w:t xml:space="preserve">Mampu menelaah sengketa kontrak kerja sama rekanan serta merumuskan alternatif penyelesaiannya secara hukum operasional.</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tata kelola kemitraan vendor berbasis ekosistem digital yang adaptif, transparan, dan memenuhi prinsip kepatuhan perbankan.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6">
            <w:pPr>
              <w:widowControl w:val="1"/>
              <w:numPr>
                <w:ilvl w:val="0"/>
                <w:numId w:val="30"/>
              </w:numPr>
              <w:spacing w:after="120" w:line="240" w:lineRule="auto"/>
              <w:ind w:left="300" w:hanging="360"/>
              <w:rPr/>
            </w:pPr>
            <w:r w:rsidDel="00000000" w:rsidR="00000000" w:rsidRPr="00000000">
              <w:rPr>
                <w:rFonts w:ascii="Calibri" w:cs="Calibri" w:eastAsia="Calibri" w:hAnsi="Calibri"/>
                <w:rtl w:val="0"/>
              </w:rPr>
              <w:t xml:space="preserve">Mampu merancang sistem manajemen vendor terpadu (</w:t>
            </w:r>
            <w:r w:rsidDel="00000000" w:rsidR="00000000" w:rsidRPr="00000000">
              <w:rPr>
                <w:rFonts w:ascii="Calibri" w:cs="Calibri" w:eastAsia="Calibri" w:hAnsi="Calibri"/>
                <w:i w:val="1"/>
                <w:iCs w:val="1"/>
                <w:rtl w:val="0"/>
              </w:rPr>
              <w:t xml:space="preserve">e-Vendor Management System</w:t>
            </w:r>
            <w:r w:rsidDel="00000000" w:rsidR="00000000" w:rsidRPr="00000000">
              <w:rPr>
                <w:rFonts w:ascii="Calibri" w:cs="Calibri" w:eastAsia="Calibri" w:hAnsi="Calibri"/>
                <w:rtl w:val="0"/>
              </w:rPr>
              <w:t xml:space="preserve">) untuk Bank Sultra.</w:t>
            </w:r>
            <w:r w:rsidDel="00000000" w:rsidR="00000000" w:rsidRPr="00000000">
              <w:rPr>
                <w:rtl w:val="0"/>
              </w:rPr>
            </w:r>
          </w:p>
          <w:p w:rsidR="00000000" w:rsidDel="00000000" w:rsidP="00000000" w:rsidRDefault="00000000" w:rsidRPr="00000000" w14:paraId="00000037">
            <w:pPr>
              <w:widowControl w:val="1"/>
              <w:numPr>
                <w:ilvl w:val="0"/>
                <w:numId w:val="30"/>
              </w:numPr>
              <w:spacing w:after="120" w:line="240" w:lineRule="auto"/>
              <w:ind w:left="300" w:hanging="360"/>
              <w:rPr/>
            </w:pPr>
            <w:r w:rsidDel="00000000" w:rsidR="00000000" w:rsidRPr="00000000">
              <w:rPr>
                <w:rFonts w:ascii="Calibri" w:cs="Calibri" w:eastAsia="Calibri" w:hAnsi="Calibri"/>
                <w:rtl w:val="0"/>
              </w:rPr>
              <w:t xml:space="preserve">Mampu merumuskan kebijakan efisiensi kemitraan penyedia jasa strategis jangka panjang bagi Bank Sultra.</w:t>
            </w:r>
          </w:p>
          <w:p w:rsidR="00000000" w:rsidDel="00000000" w:rsidP="00000000" w:rsidRDefault="00000000" w:rsidRPr="00000000" w14:paraId="00000038">
            <w:pPr>
              <w:widowControl w:val="1"/>
              <w:numPr>
                <w:ilvl w:val="0"/>
                <w:numId w:val="30"/>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merumuskan kebijakan terkait kemitraan penyediaan jasa yang mengedepankan terkait isu lingkungan.</w:t>
            </w:r>
          </w:p>
        </w:tc>
      </w:tr>
    </w:tbl>
    <w:p w:rsidR="00000000" w:rsidDel="00000000" w:rsidP="00000000" w:rsidRDefault="00000000" w:rsidRPr="00000000" w14:paraId="00000039">
      <w:pPr>
        <w:pStyle w:val="Heading3"/>
        <w:widowControl w:val="1"/>
        <w:spacing w:after="80" w:before="280" w:line="276" w:lineRule="auto"/>
        <w:rPr>
          <w:rFonts w:ascii="Calibri" w:cs="Calibri" w:eastAsia="Calibri" w:hAnsi="Calibri"/>
          <w:color w:val="274e13"/>
          <w:sz w:val="24"/>
          <w:szCs w:val="24"/>
        </w:rPr>
      </w:pPr>
      <w:bookmarkStart w:colFirst="0" w:colLast="0" w:name="_heading=h.k3smnlfruiki" w:id="19"/>
      <w:bookmarkEnd w:id="19"/>
      <w:r w:rsidDel="00000000" w:rsidR="00000000" w:rsidRPr="00000000">
        <w:rPr>
          <w:rtl w:val="0"/>
        </w:rPr>
      </w:r>
    </w:p>
    <w:p w:rsidR="00000000" w:rsidDel="00000000" w:rsidP="00000000" w:rsidRDefault="00000000" w:rsidRPr="00000000" w14:paraId="0000003A">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CGA-02: Operasional Pengadaan Barang &amp; Jasa (Procurement Operations)</w:t>
      </w:r>
    </w:p>
    <w:p w:rsidR="00000000" w:rsidDel="00000000" w:rsidP="00000000" w:rsidRDefault="00000000" w:rsidRPr="00000000" w14:paraId="0000003B">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seluruh tahapan proses pengadaan barang dan jasa operasional Bank Sultra secara efisien, akuntabel, dan patuh pada ketentuan internal serta regulasi perbankan.</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formulir permintaan pengadaan barang/jasa serta mencatat data permohonan pengadaan dari unit kerja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F">
            <w:pPr>
              <w:widowControl w:val="1"/>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menentukan dan menjelaskan formulir Pengajuan Pengadaan Barang/Jasa (PPBJ) dan dokumen pendukung dari unit kerja.</w:t>
            </w:r>
            <w:r w:rsidDel="00000000" w:rsidR="00000000" w:rsidRPr="00000000">
              <w:rPr>
                <w:rtl w:val="0"/>
              </w:rPr>
            </w:r>
          </w:p>
          <w:p w:rsidR="00000000" w:rsidDel="00000000" w:rsidP="00000000" w:rsidRDefault="00000000" w:rsidRPr="00000000" w14:paraId="00000040">
            <w:pPr>
              <w:widowControl w:val="1"/>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menginput data usulan pengadaan ke dalam aplikasi atau lembar kerja operasional pengadaan.</w:t>
            </w:r>
          </w:p>
          <w:p w:rsidR="00000000" w:rsidDel="00000000" w:rsidP="00000000" w:rsidRDefault="00000000" w:rsidRPr="00000000" w14:paraId="00000041">
            <w:pPr>
              <w:widowControl w:val="1"/>
              <w:numPr>
                <w:ilvl w:val="0"/>
                <w:numId w:val="31"/>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mengidentifikasi dan mengusulkan kebutuhan pengadaan barang di Unit Kerja. (C)</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kerja pengadaan, batas kewenangan otorisasi, serta memverifikasi Anggaran Operasional (RABB) pengadaan.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45">
            <w:pPr>
              <w:widowControl w:val="1"/>
              <w:numPr>
                <w:ilvl w:val="0"/>
                <w:numId w:val="32"/>
              </w:numPr>
              <w:spacing w:after="120" w:line="240" w:lineRule="auto"/>
              <w:ind w:left="300" w:hanging="360"/>
              <w:rPr/>
            </w:pPr>
            <w:r w:rsidDel="00000000" w:rsidR="00000000" w:rsidRPr="00000000">
              <w:rPr>
                <w:rFonts w:ascii="Calibri" w:cs="Calibri" w:eastAsia="Calibri" w:hAnsi="Calibri"/>
                <w:rtl w:val="0"/>
              </w:rPr>
              <w:t xml:space="preserve">Mampu memeriksa ketersediaan anggaran operasional unit kerja user sebelum pemrosesan pengadaan.</w:t>
            </w:r>
            <w:r w:rsidDel="00000000" w:rsidR="00000000" w:rsidRPr="00000000">
              <w:rPr>
                <w:rtl w:val="0"/>
              </w:rPr>
            </w:r>
          </w:p>
          <w:p w:rsidR="00000000" w:rsidDel="00000000" w:rsidP="00000000" w:rsidRDefault="00000000" w:rsidRPr="00000000" w14:paraId="00000046">
            <w:pPr>
              <w:widowControl w:val="1"/>
              <w:numPr>
                <w:ilvl w:val="0"/>
                <w:numId w:val="32"/>
              </w:numPr>
              <w:spacing w:after="120" w:line="240" w:lineRule="auto"/>
              <w:ind w:left="300" w:hanging="360"/>
              <w:rPr/>
            </w:pPr>
            <w:r w:rsidDel="00000000" w:rsidR="00000000" w:rsidRPr="00000000">
              <w:rPr>
                <w:rFonts w:ascii="Calibri" w:cs="Calibri" w:eastAsia="Calibri" w:hAnsi="Calibri"/>
                <w:rtl w:val="0"/>
              </w:rPr>
              <w:t xml:space="preserve">Mampu menjelaskan kriteria metode pengadaan (penunjukan langsung, pemilihan langsung, atau lelang terbuka) sesuai ketentuan Bank Sultra.</w:t>
            </w:r>
          </w:p>
          <w:p w:rsidR="00000000" w:rsidDel="00000000" w:rsidP="00000000" w:rsidRDefault="00000000" w:rsidRPr="00000000" w14:paraId="00000047">
            <w:pPr>
              <w:widowControl w:val="1"/>
              <w:numPr>
                <w:ilvl w:val="0"/>
                <w:numId w:val="32"/>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memahami proses pengadaan barang melalui mekanisme elektronik (</w:t>
            </w:r>
            <w:r w:rsidDel="00000000" w:rsidR="00000000" w:rsidRPr="00000000">
              <w:rPr>
                <w:rFonts w:ascii="Calibri" w:cs="Calibri" w:eastAsia="Calibri" w:hAnsi="Calibri"/>
                <w:i w:val="1"/>
                <w:iCs w:val="1"/>
                <w:rtl w:val="0"/>
              </w:rPr>
              <w:t xml:space="preserve">e-procurement</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prosedur pengadaan barang/jasa, menyusun dokumen lelang/permintaan penawaran (RFP/RFQ), serta mengelola proses klarifikasi penawaran.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B">
            <w:pPr>
              <w:widowControl w:val="1"/>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menyusun dokumen pengadaan dan Kerangka Acuan Kerja (KAK) bersama unit kerja pengguna.</w:t>
            </w:r>
            <w:r w:rsidDel="00000000" w:rsidR="00000000" w:rsidRPr="00000000">
              <w:rPr>
                <w:rtl w:val="0"/>
              </w:rPr>
            </w:r>
          </w:p>
          <w:p w:rsidR="00000000" w:rsidDel="00000000" w:rsidP="00000000" w:rsidRDefault="00000000" w:rsidRPr="00000000" w14:paraId="0000004C">
            <w:pPr>
              <w:widowControl w:val="1"/>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mengelola proses aanwijzing (penjelasan pekerjaan) dan pembukaan dokumen penawaran harga vendor.</w:t>
            </w:r>
            <w:r w:rsidDel="00000000" w:rsidR="00000000" w:rsidRPr="00000000">
              <w:rPr>
                <w:rtl w:val="0"/>
              </w:rPr>
            </w:r>
          </w:p>
          <w:p w:rsidR="00000000" w:rsidDel="00000000" w:rsidP="00000000" w:rsidRDefault="00000000" w:rsidRPr="00000000" w14:paraId="0000004D">
            <w:pPr>
              <w:widowControl w:val="1"/>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memproses pembuatan Surat Perintah Kerja (SPK) atau Surat Penunjukan Penyedia Barang/Jasa (SPPBJ).</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efisiensi proses pengadaan, mengevaluasi kewajaran harga pasar, serta memastikan mitigasi risiko </w:t>
            </w:r>
            <w:r w:rsidDel="00000000" w:rsidR="00000000" w:rsidRPr="00000000">
              <w:rPr>
                <w:rFonts w:ascii="Calibri" w:cs="Calibri" w:eastAsia="Calibri" w:hAnsi="Calibri"/>
                <w:i w:val="1"/>
                <w:iCs w:val="1"/>
                <w:rtl w:val="0"/>
              </w:rPr>
              <w:t xml:space="preserve">fraud</w:t>
            </w:r>
            <w:r w:rsidDel="00000000" w:rsidR="00000000" w:rsidRPr="00000000">
              <w:rPr>
                <w:rFonts w:ascii="Calibri" w:cs="Calibri" w:eastAsia="Calibri" w:hAnsi="Calibri"/>
                <w:rtl w:val="0"/>
              </w:rPr>
              <w:t xml:space="preserve"> dalam pengadaan.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1">
            <w:pPr>
              <w:widowControl w:val="1"/>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menganalisis dan menentukan Perkiraan Sendiri (HPS/OE) untuk memastikan efisiensi dan kewajaran harga penawaran.</w:t>
            </w:r>
            <w:r w:rsidDel="00000000" w:rsidR="00000000" w:rsidRPr="00000000">
              <w:rPr>
                <w:rtl w:val="0"/>
              </w:rPr>
            </w:r>
          </w:p>
          <w:p w:rsidR="00000000" w:rsidDel="00000000" w:rsidP="00000000" w:rsidRDefault="00000000" w:rsidRPr="00000000" w14:paraId="00000052">
            <w:pPr>
              <w:widowControl w:val="1"/>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mengevaluasi dan memastikan kepatuhan proses pengadaan terhadap prinsip-prinsip </w:t>
            </w:r>
            <w:r w:rsidDel="00000000" w:rsidR="00000000" w:rsidRPr="00000000">
              <w:rPr>
                <w:rFonts w:ascii="Calibri" w:cs="Calibri" w:eastAsia="Calibri" w:hAnsi="Calibri"/>
                <w:i w:val="1"/>
                <w:iCs w:val="1"/>
                <w:rtl w:val="0"/>
              </w:rPr>
              <w:t xml:space="preserve">Good Corporate Governance</w:t>
            </w:r>
            <w:r w:rsidDel="00000000" w:rsidR="00000000" w:rsidRPr="00000000">
              <w:rPr>
                <w:rFonts w:ascii="Calibri" w:cs="Calibri" w:eastAsia="Calibri" w:hAnsi="Calibri"/>
                <w:rtl w:val="0"/>
              </w:rPr>
              <w:t xml:space="preserve"> (GCG) dan Anti-Bribery.</w:t>
            </w:r>
            <w:r w:rsidDel="00000000" w:rsidR="00000000" w:rsidRPr="00000000">
              <w:rPr>
                <w:rtl w:val="0"/>
              </w:rPr>
            </w:r>
          </w:p>
          <w:p w:rsidR="00000000" w:rsidDel="00000000" w:rsidP="00000000" w:rsidRDefault="00000000" w:rsidRPr="00000000" w14:paraId="00000053">
            <w:pPr>
              <w:widowControl w:val="1"/>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menelaah potensi penyimpangan alur pengadaan serta memberikan rekomendasi perbaikan prosedur teknis.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strategi digitalisasi pengadaan (</w:t>
            </w:r>
            <w:r w:rsidDel="00000000" w:rsidR="00000000" w:rsidRPr="00000000">
              <w:rPr>
                <w:rFonts w:ascii="Calibri" w:cs="Calibri" w:eastAsia="Calibri" w:hAnsi="Calibri"/>
                <w:i w:val="1"/>
                <w:iCs w:val="1"/>
                <w:rtl w:val="0"/>
              </w:rPr>
              <w:t xml:space="preserve">e-Procurement</w:t>
            </w:r>
            <w:r w:rsidDel="00000000" w:rsidR="00000000" w:rsidRPr="00000000">
              <w:rPr>
                <w:rFonts w:ascii="Calibri" w:cs="Calibri" w:eastAsia="Calibri" w:hAnsi="Calibri"/>
                <w:rtl w:val="0"/>
              </w:rPr>
              <w:t xml:space="preserve">) Bank Sultra dan merumuskan kebijakan pengadaan berkelanjutan (</w:t>
            </w:r>
            <w:r w:rsidDel="00000000" w:rsidR="00000000" w:rsidRPr="00000000">
              <w:rPr>
                <w:rFonts w:ascii="Calibri" w:cs="Calibri" w:eastAsia="Calibri" w:hAnsi="Calibri"/>
                <w:i w:val="1"/>
                <w:iCs w:val="1"/>
                <w:rtl w:val="0"/>
              </w:rPr>
              <w:t xml:space="preserve">green procurement</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7">
            <w:pPr>
              <w:widowControl w:val="1"/>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merancang sistem operasional pengadaan barang dan jasa secara elektronik (</w:t>
            </w:r>
            <w:r w:rsidDel="00000000" w:rsidR="00000000" w:rsidRPr="00000000">
              <w:rPr>
                <w:rFonts w:ascii="Calibri" w:cs="Calibri" w:eastAsia="Calibri" w:hAnsi="Calibri"/>
                <w:i w:val="1"/>
                <w:iCs w:val="1"/>
                <w:rtl w:val="0"/>
              </w:rPr>
              <w:t xml:space="preserve">e-Procurement</w:t>
            </w:r>
            <w:r w:rsidDel="00000000" w:rsidR="00000000" w:rsidRPr="00000000">
              <w:rPr>
                <w:rFonts w:ascii="Calibri" w:cs="Calibri" w:eastAsia="Calibri" w:hAnsi="Calibri"/>
                <w:rtl w:val="0"/>
              </w:rPr>
              <w:t xml:space="preserve">) yang terintegrasi dengan </w:t>
            </w:r>
            <w:r w:rsidDel="00000000" w:rsidR="00000000" w:rsidRPr="00000000">
              <w:rPr>
                <w:rFonts w:ascii="Calibri" w:cs="Calibri" w:eastAsia="Calibri" w:hAnsi="Calibri"/>
                <w:i w:val="1"/>
                <w:iCs w:val="1"/>
                <w:rtl w:val="0"/>
              </w:rPr>
              <w:t xml:space="preserve">core banking</w:t>
            </w:r>
            <w:r w:rsidDel="00000000" w:rsidR="00000000" w:rsidRPr="00000000">
              <w:rPr>
                <w:rFonts w:ascii="Calibri" w:cs="Calibri" w:eastAsia="Calibri" w:hAnsi="Calibri"/>
                <w:rtl w:val="0"/>
              </w:rPr>
              <w:t xml:space="preserve">/ERP.</w:t>
            </w:r>
            <w:r w:rsidDel="00000000" w:rsidR="00000000" w:rsidRPr="00000000">
              <w:rPr>
                <w:rtl w:val="0"/>
              </w:rPr>
            </w:r>
          </w:p>
          <w:p w:rsidR="00000000" w:rsidDel="00000000" w:rsidP="00000000" w:rsidRDefault="00000000" w:rsidRPr="00000000" w14:paraId="00000058">
            <w:pPr>
              <w:widowControl w:val="1"/>
              <w:numPr>
                <w:ilvl w:val="0"/>
                <w:numId w:val="65"/>
              </w:numPr>
              <w:spacing w:after="120" w:line="240" w:lineRule="auto"/>
              <w:ind w:left="300" w:hanging="360"/>
              <w:rPr/>
            </w:pPr>
            <w:r w:rsidDel="00000000" w:rsidR="00000000" w:rsidRPr="00000000">
              <w:rPr>
                <w:rFonts w:ascii="Calibri" w:cs="Calibri" w:eastAsia="Calibri" w:hAnsi="Calibri"/>
                <w:rtl w:val="0"/>
              </w:rPr>
              <w:t xml:space="preserve">Mampu merumuskan kebijakan pengadaan terpusat (</w:t>
            </w:r>
            <w:r w:rsidDel="00000000" w:rsidR="00000000" w:rsidRPr="00000000">
              <w:rPr>
                <w:rFonts w:ascii="Calibri" w:cs="Calibri" w:eastAsia="Calibri" w:hAnsi="Calibri"/>
                <w:i w:val="1"/>
                <w:iCs w:val="1"/>
                <w:rtl w:val="0"/>
              </w:rPr>
              <w:t xml:space="preserve">centralized procurement</w:t>
            </w:r>
            <w:r w:rsidDel="00000000" w:rsidR="00000000" w:rsidRPr="00000000">
              <w:rPr>
                <w:rFonts w:ascii="Calibri" w:cs="Calibri" w:eastAsia="Calibri" w:hAnsi="Calibri"/>
                <w:rtl w:val="0"/>
              </w:rPr>
              <w:t xml:space="preserve">) untuk optimalisasi skala ekonomi Bank Sultra.</w:t>
            </w:r>
            <w:r w:rsidDel="00000000" w:rsidR="00000000" w:rsidRPr="00000000">
              <w:rPr>
                <w:rtl w:val="0"/>
              </w:rPr>
            </w:r>
          </w:p>
        </w:tc>
      </w:tr>
    </w:tbl>
    <w:p w:rsidR="00000000" w:rsidDel="00000000" w:rsidP="00000000" w:rsidRDefault="00000000" w:rsidRPr="00000000" w14:paraId="00000059">
      <w:pPr>
        <w:pStyle w:val="Heading3"/>
        <w:widowControl w:val="1"/>
        <w:spacing w:after="80" w:before="280" w:line="276" w:lineRule="auto"/>
        <w:rPr>
          <w:rFonts w:ascii="Calibri" w:cs="Calibri" w:eastAsia="Calibri" w:hAnsi="Calibri"/>
          <w:color w:val="274e13"/>
          <w:sz w:val="24"/>
          <w:szCs w:val="24"/>
        </w:rPr>
      </w:pPr>
      <w:bookmarkStart w:colFirst="0" w:colLast="0" w:name="_heading=h.na7dhkd48oi" w:id="20"/>
      <w:bookmarkEnd w:id="20"/>
      <w:r w:rsidDel="00000000" w:rsidR="00000000" w:rsidRPr="00000000">
        <w:rPr>
          <w:rtl w:val="0"/>
        </w:rPr>
      </w:r>
    </w:p>
    <w:p w:rsidR="00000000" w:rsidDel="00000000" w:rsidP="00000000" w:rsidRDefault="00000000" w:rsidRPr="00000000" w14:paraId="0000005A">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CGA-03: Manajemen Pencarian &amp; Analisis Pasar (Sourcing Management)</w:t>
      </w:r>
    </w:p>
    <w:p w:rsidR="00000000" w:rsidDel="00000000" w:rsidP="00000000" w:rsidRDefault="00000000" w:rsidRPr="00000000" w14:paraId="0000005B">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Kemampuan mengidentifikasi, menganalisis, dan mengembangkan alternatif sumber penyedia barang/jasa terbaik melalui riset pasar guna mendukung efisiensi operasional dan fleksibilitas pasokan Bank Sultra.</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direktori pemasok, katalog produk/jasa perbankan, serta mengumpulkan data awal calon penyedia barang/jasa.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5F">
            <w:pPr>
              <w:numPr>
                <w:ilvl w:val="0"/>
                <w:numId w:val="94"/>
              </w:numPr>
              <w:spacing w:after="120" w:line="240" w:lineRule="auto"/>
              <w:ind w:left="245" w:hanging="283"/>
              <w:rPr>
                <w:rFonts w:ascii="Calibri" w:cs="Calibri" w:eastAsia="Calibri" w:hAnsi="Calibri"/>
              </w:rPr>
            </w:pPr>
            <w:r w:rsidDel="00000000" w:rsidR="00000000" w:rsidRPr="00000000">
              <w:rPr>
                <w:rFonts w:ascii="Calibri" w:cs="Calibri" w:eastAsia="Calibri" w:hAnsi="Calibri"/>
                <w:rtl w:val="0"/>
              </w:rPr>
              <w:t xml:space="preserve">Mampu mengidentifikasi sumber-sumber data potensi penyedia barang/jasa di pasar lokal maupun nasional.</w:t>
            </w:r>
          </w:p>
          <w:p w:rsidR="00000000" w:rsidDel="00000000" w:rsidP="00000000" w:rsidRDefault="00000000" w:rsidRPr="00000000" w14:paraId="0000006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120" w:before="0" w:line="240" w:lineRule="auto"/>
              <w:ind w:left="245" w:right="0" w:hanging="283"/>
              <w:jc w:val="left"/>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 mengumpulkan brosur, spesifikasi teknis, dan daftar harga produk/jasa dari berbagai vendor.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dinamika tren harga pasar, spesifikasi kebutuhan teknis perbankan, serta membandingkan keunggulan produk/layanan vendor.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64">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membandingkan opsi produk/layanan dari beberapa penyedia barang/jasa berdasarkan kriteria biaya dan spesifikasi.</w:t>
            </w:r>
          </w:p>
          <w:p w:rsidR="00000000" w:rsidDel="00000000" w:rsidP="00000000" w:rsidRDefault="00000000" w:rsidRPr="00000000" w14:paraId="00000065">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mengidentifikasi keandalan jalur distribusi dan fleksibilitas pasokan dari vendor mitra.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teknik analisis riset pasar, melaksanakan proses negosiasi harga dan persyaratan layanan (</w:t>
            </w:r>
            <w:r w:rsidDel="00000000" w:rsidR="00000000" w:rsidRPr="00000000">
              <w:rPr>
                <w:rFonts w:ascii="Calibri" w:cs="Calibri" w:eastAsia="Calibri" w:hAnsi="Calibri"/>
                <w:i w:val="1"/>
                <w:iCs w:val="1"/>
                <w:rtl w:val="0"/>
              </w:rPr>
              <w:t xml:space="preserve">terms &amp; conditions</w:t>
            </w:r>
            <w:r w:rsidDel="00000000" w:rsidR="00000000" w:rsidRPr="00000000">
              <w:rPr>
                <w:rFonts w:ascii="Calibri" w:cs="Calibri" w:eastAsia="Calibri" w:hAnsi="Calibri"/>
                <w:rtl w:val="0"/>
              </w:rPr>
              <w:t xml:space="preserve">), serta memetakan </w:t>
            </w:r>
            <w:r w:rsidDel="00000000" w:rsidR="00000000" w:rsidRPr="00000000">
              <w:rPr>
                <w:rFonts w:ascii="Calibri" w:cs="Calibri" w:eastAsia="Calibri" w:hAnsi="Calibri"/>
                <w:i w:val="1"/>
                <w:iCs w:val="1"/>
                <w:rtl w:val="0"/>
              </w:rPr>
              <w:t xml:space="preserve">supplier.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69">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melakukan negosiasi harga, garansi, dan jadwal pengiriman untuk mendapatkan penawaran terbaik bagi bank.</w:t>
            </w:r>
          </w:p>
          <w:p w:rsidR="00000000" w:rsidDel="00000000" w:rsidP="00000000" w:rsidRDefault="00000000" w:rsidRPr="00000000" w14:paraId="0000006A">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menyusun matriks komparasi teknis dan harga pasar secara independen dan akurat.</w:t>
            </w:r>
          </w:p>
          <w:p w:rsidR="00000000" w:rsidDel="00000000" w:rsidP="00000000" w:rsidRDefault="00000000" w:rsidRPr="00000000" w14:paraId="0000006B">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mengelola </w:t>
            </w:r>
            <w:r w:rsidDel="00000000" w:rsidR="00000000" w:rsidRPr="00000000">
              <w:rPr>
                <w:rFonts w:ascii="Calibri" w:cs="Calibri" w:eastAsia="Calibri" w:hAnsi="Calibri"/>
                <w:i w:val="1"/>
                <w:iCs w:val="1"/>
                <w:rtl w:val="0"/>
              </w:rPr>
              <w:t xml:space="preserve">database</w:t>
            </w:r>
            <w:r w:rsidDel="00000000" w:rsidR="00000000" w:rsidRPr="00000000">
              <w:rPr>
                <w:rFonts w:ascii="Calibri" w:cs="Calibri" w:eastAsia="Calibri" w:hAnsi="Calibri"/>
                <w:rtl w:val="0"/>
              </w:rPr>
              <w:t xml:space="preserve"> informasi pasar </w:t>
            </w:r>
            <w:r w:rsidDel="00000000" w:rsidR="00000000" w:rsidRPr="00000000">
              <w:rPr>
                <w:rFonts w:ascii="Calibri" w:cs="Calibri" w:eastAsia="Calibri" w:hAnsi="Calibri"/>
                <w:i w:val="1"/>
                <w:iCs w:val="1"/>
                <w:rtl w:val="0"/>
              </w:rPr>
              <w:t xml:space="preserve">(shopping list</w:t>
            </w:r>
            <w:r w:rsidDel="00000000" w:rsidR="00000000" w:rsidRPr="00000000">
              <w:rPr>
                <w:rFonts w:ascii="Calibri" w:cs="Calibri" w:eastAsia="Calibri" w:hAnsi="Calibri"/>
                <w:rtl w:val="0"/>
              </w:rPr>
              <w:t xml:space="preserve">) barang/jasa khusus kebutuhan industri perbankan.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Deskripsi: Menganalisis risiko pasokan (</w:t>
            </w:r>
            <w:r w:rsidDel="00000000" w:rsidR="00000000" w:rsidRPr="00000000">
              <w:rPr>
                <w:rFonts w:ascii="Calibri" w:cs="Calibri" w:eastAsia="Calibri" w:hAnsi="Calibri"/>
                <w:i w:val="1"/>
                <w:iCs w:val="1"/>
                <w:rtl w:val="0"/>
              </w:rPr>
              <w:t xml:space="preserve">supply risk</w:t>
            </w:r>
            <w:r w:rsidDel="00000000" w:rsidR="00000000" w:rsidRPr="00000000">
              <w:rPr>
                <w:rFonts w:ascii="Calibri" w:cs="Calibri" w:eastAsia="Calibri" w:hAnsi="Calibri"/>
                <w:rtl w:val="0"/>
              </w:rPr>
              <w:t xml:space="preserve">), mengevaluasi strategi pembagian porsi vendor (</w:t>
            </w:r>
            <w:r w:rsidDel="00000000" w:rsidR="00000000" w:rsidRPr="00000000">
              <w:rPr>
                <w:rFonts w:ascii="Calibri" w:cs="Calibri" w:eastAsia="Calibri" w:hAnsi="Calibri"/>
                <w:i w:val="1"/>
                <w:iCs w:val="1"/>
                <w:rtl w:val="0"/>
              </w:rPr>
              <w:t xml:space="preserve">multi-sourcing</w:t>
            </w:r>
            <w:r w:rsidDel="00000000" w:rsidR="00000000" w:rsidRPr="00000000">
              <w:rPr>
                <w:rFonts w:ascii="Calibri" w:cs="Calibri" w:eastAsia="Calibri" w:hAnsi="Calibri"/>
                <w:rtl w:val="0"/>
              </w:rPr>
              <w:t xml:space="preserve">), serta mengidentifikasi alternatif barang/jasa substitusi.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6F">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menganalisis tren fluktuasi harga pasar dan memprediksi dampaknya terhadap anggaran operasional Bank Sultra.</w:t>
            </w:r>
          </w:p>
          <w:p w:rsidR="00000000" w:rsidDel="00000000" w:rsidP="00000000" w:rsidRDefault="00000000" w:rsidRPr="00000000" w14:paraId="00000070">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mengevaluasi ketersediaan barang/jasa substitusi guna meningkatkan efisiensi dan mengurangi ketergantungan pada tunggal vendor.</w:t>
            </w:r>
          </w:p>
          <w:p w:rsidR="00000000" w:rsidDel="00000000" w:rsidP="00000000" w:rsidRDefault="00000000" w:rsidRPr="00000000" w14:paraId="00000071">
            <w:pPr>
              <w:numPr>
                <w:ilvl w:val="0"/>
                <w:numId w:val="26"/>
              </w:numPr>
              <w:spacing w:after="120" w:line="240" w:lineRule="auto"/>
              <w:ind w:left="300" w:hanging="360"/>
              <w:rPr/>
            </w:pPr>
            <w:r w:rsidDel="00000000" w:rsidR="00000000" w:rsidRPr="00000000">
              <w:rPr>
                <w:rFonts w:ascii="Calibri" w:cs="Calibri" w:eastAsia="Calibri" w:hAnsi="Calibri"/>
                <w:rtl w:val="0"/>
              </w:rPr>
              <w:t xml:space="preserve">Mampu merekomendasikan strategi </w:t>
            </w:r>
            <w:r w:rsidDel="00000000" w:rsidR="00000000" w:rsidRPr="00000000">
              <w:rPr>
                <w:rFonts w:ascii="Calibri" w:cs="Calibri" w:eastAsia="Calibri" w:hAnsi="Calibri"/>
                <w:i w:val="1"/>
                <w:iCs w:val="1"/>
                <w:rtl w:val="0"/>
              </w:rPr>
              <w:t xml:space="preserve">sourcing</w:t>
            </w:r>
            <w:r w:rsidDel="00000000" w:rsidR="00000000" w:rsidRPr="00000000">
              <w:rPr>
                <w:rFonts w:ascii="Calibri" w:cs="Calibri" w:eastAsia="Calibri" w:hAnsi="Calibri"/>
                <w:rtl w:val="0"/>
              </w:rPr>
              <w:t xml:space="preserve"> terbaik (lokal vs nasional) sesuai kebutuhan ekspansi jaringan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w:t>
            </w:r>
            <w:r w:rsidDel="00000000" w:rsidR="00000000" w:rsidRPr="00000000">
              <w:rPr>
                <w:rFonts w:ascii="Calibri" w:cs="Calibri" w:eastAsia="Calibri" w:hAnsi="Calibri"/>
                <w:i w:val="1"/>
                <w:iCs w:val="1"/>
                <w:rtl w:val="0"/>
              </w:rPr>
              <w:t xml:space="preserve">strategic sourcing</w:t>
            </w:r>
            <w:r w:rsidDel="00000000" w:rsidR="00000000" w:rsidRPr="00000000">
              <w:rPr>
                <w:rFonts w:ascii="Calibri" w:cs="Calibri" w:eastAsia="Calibri" w:hAnsi="Calibri"/>
                <w:rtl w:val="0"/>
              </w:rPr>
              <w:t xml:space="preserve"> berjangka panjang dan membangun jaringan penyedia industri perbankan yang tangguh.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75">
            <w:pPr>
              <w:numPr>
                <w:ilvl w:val="0"/>
                <w:numId w:val="33"/>
              </w:numPr>
              <w:spacing w:after="120" w:line="240" w:lineRule="auto"/>
              <w:ind w:left="300" w:hanging="360"/>
              <w:rPr/>
            </w:pPr>
            <w:r w:rsidDel="00000000" w:rsidR="00000000" w:rsidRPr="00000000">
              <w:rPr>
                <w:rFonts w:ascii="Calibri" w:cs="Calibri" w:eastAsia="Calibri" w:hAnsi="Calibri"/>
                <w:rtl w:val="0"/>
              </w:rPr>
              <w:t xml:space="preserve">Mampu merancang skema </w:t>
            </w:r>
            <w:r w:rsidDel="00000000" w:rsidR="00000000" w:rsidRPr="00000000">
              <w:rPr>
                <w:rFonts w:ascii="Calibri" w:cs="Calibri" w:eastAsia="Calibri" w:hAnsi="Calibri"/>
                <w:i w:val="1"/>
                <w:iCs w:val="1"/>
                <w:rtl w:val="0"/>
              </w:rPr>
              <w:t xml:space="preserve">Strategic Sourcing Framework</w:t>
            </w:r>
            <w:r w:rsidDel="00000000" w:rsidR="00000000" w:rsidRPr="00000000">
              <w:rPr>
                <w:rFonts w:ascii="Calibri" w:cs="Calibri" w:eastAsia="Calibri" w:hAnsi="Calibri"/>
                <w:rtl w:val="0"/>
              </w:rPr>
              <w:t xml:space="preserve"> untuk pengadaan material dan teknologi bernilai tinggi bagi Bank Sultra.</w:t>
            </w:r>
          </w:p>
          <w:p w:rsidR="00000000" w:rsidDel="00000000" w:rsidP="00000000" w:rsidRDefault="00000000" w:rsidRPr="00000000" w14:paraId="00000076">
            <w:pPr>
              <w:numPr>
                <w:ilvl w:val="0"/>
                <w:numId w:val="33"/>
              </w:numPr>
              <w:spacing w:after="120" w:line="240" w:lineRule="auto"/>
              <w:ind w:left="300" w:hanging="360"/>
              <w:rPr/>
            </w:pPr>
            <w:r w:rsidDel="00000000" w:rsidR="00000000" w:rsidRPr="00000000">
              <w:rPr>
                <w:rFonts w:ascii="Calibri" w:cs="Calibri" w:eastAsia="Calibri" w:hAnsi="Calibri"/>
                <w:rtl w:val="0"/>
              </w:rPr>
              <w:t xml:space="preserve">Mampu merumuskan kebijakan kolaborasi pasokan strategis untuk mendukung keberlanjutan bisnis bank.</w:t>
            </w:r>
          </w:p>
        </w:tc>
      </w:tr>
    </w:tbl>
    <w:p w:rsidR="00000000" w:rsidDel="00000000" w:rsidP="00000000" w:rsidRDefault="00000000" w:rsidRPr="00000000" w14:paraId="00000077">
      <w:pPr>
        <w:pStyle w:val="Heading3"/>
        <w:widowControl w:val="1"/>
        <w:spacing w:after="80" w:before="360" w:line="276" w:lineRule="auto"/>
        <w:rPr>
          <w:rFonts w:ascii="Calibri" w:cs="Calibri" w:eastAsia="Calibri" w:hAnsi="Calibri"/>
          <w:sz w:val="29"/>
          <w:szCs w:val="29"/>
        </w:rPr>
      </w:pPr>
      <w:bookmarkStart w:colFirst="0" w:colLast="0" w:name="_heading=h.xahrtufozpv0" w:id="21"/>
      <w:bookmarkEnd w:id="21"/>
      <w:r w:rsidDel="00000000" w:rsidR="00000000" w:rsidRPr="00000000">
        <w:rPr>
          <w:rFonts w:ascii="Calibri" w:cs="Calibri" w:eastAsia="Calibri" w:hAnsi="Calibri"/>
          <w:sz w:val="29"/>
          <w:szCs w:val="29"/>
          <w:rtl w:val="0"/>
        </w:rPr>
        <w:t xml:space="preserve">CGA-04: Inventarisasi &amp; Pengendalian Aset (Asset Inventory and Controlling)</w:t>
      </w:r>
    </w:p>
    <w:p w:rsidR="00000000" w:rsidDel="00000000" w:rsidP="00000000" w:rsidRDefault="00000000" w:rsidRPr="00000000" w14:paraId="00000078">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pencatatan, pelabelan (</w:t>
      </w:r>
      <w:r w:rsidDel="00000000" w:rsidR="00000000" w:rsidRPr="00000000">
        <w:rPr>
          <w:rFonts w:ascii="Calibri" w:cs="Calibri" w:eastAsia="Calibri" w:hAnsi="Calibri"/>
          <w:i w:val="1"/>
          <w:iCs w:val="1"/>
          <w:rtl w:val="0"/>
        </w:rPr>
        <w:t xml:space="preserve">barcoding/</w:t>
      </w:r>
      <w:r w:rsidDel="00000000" w:rsidR="00000000" w:rsidRPr="00000000">
        <w:rPr>
          <w:rFonts w:ascii="Calibri" w:cs="Calibri" w:eastAsia="Calibri" w:hAnsi="Calibri"/>
          <w:rtl w:val="0"/>
        </w:rPr>
        <w:t xml:space="preserve">RFID), pelacakan, rekonsiliasi, serta pengawasan keberadaan dan kondisi fisik aset tetap maupun aktiva kelengkapan kantor Bank Sultra.</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aset tetap bank, memasang label inventaris, serta mencatat lokasi fisik aktiva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C">
            <w:pPr>
              <w:widowControl w:val="1"/>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menentukan nomor inventaris dan memasang stiker/label aset pada barang inventaris baru.</w:t>
            </w:r>
            <w:r w:rsidDel="00000000" w:rsidR="00000000" w:rsidRPr="00000000">
              <w:rPr>
                <w:rtl w:val="0"/>
              </w:rPr>
            </w:r>
          </w:p>
          <w:p w:rsidR="00000000" w:rsidDel="00000000" w:rsidP="00000000" w:rsidRDefault="00000000" w:rsidRPr="00000000" w14:paraId="0000007D">
            <w:pPr>
              <w:widowControl w:val="1"/>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menginput data fisik barang inventaris ke dalam sistem/lembar kerja inventarisasi aset.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klasifikasi aktiva tetap dan inventaris, alur perpindahan aset antar-unit kerja, serta memverifikasi keberadaan fisik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81">
            <w:pPr>
              <w:widowControl w:val="1"/>
              <w:numPr>
                <w:ilvl w:val="0"/>
                <w:numId w:val="20"/>
              </w:numPr>
              <w:spacing w:after="120" w:line="240" w:lineRule="auto"/>
              <w:ind w:left="300" w:hanging="360"/>
              <w:rPr/>
            </w:pPr>
            <w:r w:rsidDel="00000000" w:rsidR="00000000" w:rsidRPr="00000000">
              <w:rPr>
                <w:rFonts w:ascii="Calibri" w:cs="Calibri" w:eastAsia="Calibri" w:hAnsi="Calibri"/>
                <w:rtl w:val="0"/>
              </w:rPr>
              <w:t xml:space="preserve">Mampu memeriksa dan memastikan kesesuaian fisik barang inventaris dengan dokumen berita acara serah terima (BAST).</w:t>
            </w:r>
            <w:r w:rsidDel="00000000" w:rsidR="00000000" w:rsidRPr="00000000">
              <w:rPr>
                <w:rtl w:val="0"/>
              </w:rPr>
            </w:r>
          </w:p>
          <w:p w:rsidR="00000000" w:rsidDel="00000000" w:rsidP="00000000" w:rsidRDefault="00000000" w:rsidRPr="00000000" w14:paraId="00000082">
            <w:pPr>
              <w:widowControl w:val="1"/>
              <w:numPr>
                <w:ilvl w:val="0"/>
                <w:numId w:val="20"/>
              </w:numPr>
              <w:spacing w:after="120" w:line="240" w:lineRule="auto"/>
              <w:ind w:left="300" w:hanging="360"/>
              <w:rPr/>
            </w:pPr>
            <w:r w:rsidDel="00000000" w:rsidR="00000000" w:rsidRPr="00000000">
              <w:rPr>
                <w:rFonts w:ascii="Calibri" w:cs="Calibri" w:eastAsia="Calibri" w:hAnsi="Calibri"/>
                <w:rtl w:val="0"/>
              </w:rPr>
              <w:t xml:space="preserve">Mampu memproses administrasi pemindahan (</w:t>
            </w:r>
            <w:r w:rsidDel="00000000" w:rsidR="00000000" w:rsidRPr="00000000">
              <w:rPr>
                <w:rFonts w:ascii="Calibri" w:cs="Calibri" w:eastAsia="Calibri" w:hAnsi="Calibri"/>
                <w:i w:val="1"/>
                <w:iCs w:val="1"/>
                <w:rtl w:val="0"/>
              </w:rPr>
              <w:t xml:space="preserve">mutasi</w:t>
            </w:r>
            <w:r w:rsidDel="00000000" w:rsidR="00000000" w:rsidRPr="00000000">
              <w:rPr>
                <w:rFonts w:ascii="Calibri" w:cs="Calibri" w:eastAsia="Calibri" w:hAnsi="Calibri"/>
                <w:rtl w:val="0"/>
              </w:rPr>
              <w:t xml:space="preserve">) aset antar-unit kerja atau kantor cabang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jadwal </w:t>
            </w:r>
            <w:r w:rsidDel="00000000" w:rsidR="00000000" w:rsidRPr="00000000">
              <w:rPr>
                <w:rFonts w:ascii="Calibri" w:cs="Calibri" w:eastAsia="Calibri" w:hAnsi="Calibri"/>
                <w:i w:val="1"/>
                <w:iCs w:val="1"/>
                <w:rtl w:val="0"/>
              </w:rPr>
              <w:t xml:space="preserve">stock opname</w:t>
            </w:r>
            <w:r w:rsidDel="00000000" w:rsidR="00000000" w:rsidRPr="00000000">
              <w:rPr>
                <w:rFonts w:ascii="Calibri" w:cs="Calibri" w:eastAsia="Calibri" w:hAnsi="Calibri"/>
                <w:rtl w:val="0"/>
              </w:rPr>
              <w:t xml:space="preserve"> aset fisik secara berkala, melakukan rekonsiliasi data inventaris dengan pencatatan akuntansi, serta memproses usulan penghapusan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6">
            <w:pPr>
              <w:widowControl w:val="1"/>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melaksanakan </w:t>
            </w:r>
            <w:r w:rsidDel="00000000" w:rsidR="00000000" w:rsidRPr="00000000">
              <w:rPr>
                <w:rFonts w:ascii="Calibri" w:cs="Calibri" w:eastAsia="Calibri" w:hAnsi="Calibri"/>
                <w:i w:val="1"/>
                <w:iCs w:val="1"/>
                <w:rtl w:val="0"/>
              </w:rPr>
              <w:t xml:space="preserve">stock opname</w:t>
            </w:r>
            <w:r w:rsidDel="00000000" w:rsidR="00000000" w:rsidRPr="00000000">
              <w:rPr>
                <w:rFonts w:ascii="Calibri" w:cs="Calibri" w:eastAsia="Calibri" w:hAnsi="Calibri"/>
                <w:rtl w:val="0"/>
              </w:rPr>
              <w:t xml:space="preserve"> aset inventaris di Kantor Pusat maupun Kantor Cabang secara independen.</w:t>
            </w:r>
            <w:r w:rsidDel="00000000" w:rsidR="00000000" w:rsidRPr="00000000">
              <w:rPr>
                <w:rtl w:val="0"/>
              </w:rPr>
            </w:r>
          </w:p>
          <w:p w:rsidR="00000000" w:rsidDel="00000000" w:rsidP="00000000" w:rsidRDefault="00000000" w:rsidRPr="00000000" w14:paraId="00000087">
            <w:pPr>
              <w:widowControl w:val="1"/>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melakukan rekonsiliasi data inventaris fisik dengan data pembukuan di Bagian Akuntansi.</w:t>
            </w:r>
            <w:r w:rsidDel="00000000" w:rsidR="00000000" w:rsidRPr="00000000">
              <w:rPr>
                <w:rtl w:val="0"/>
              </w:rPr>
            </w:r>
          </w:p>
          <w:p w:rsidR="00000000" w:rsidDel="00000000" w:rsidP="00000000" w:rsidRDefault="00000000" w:rsidRPr="00000000" w14:paraId="00000088">
            <w:pPr>
              <w:widowControl w:val="1"/>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mengelola administrasi penanganan aset rusak, hilang, atau yang diusulkan untuk dihapuskan (lelang/</w:t>
            </w:r>
            <w:r w:rsidDel="00000000" w:rsidR="00000000" w:rsidRPr="00000000">
              <w:rPr>
                <w:rFonts w:ascii="Calibri" w:cs="Calibri" w:eastAsia="Calibri" w:hAnsi="Calibri"/>
                <w:i w:val="1"/>
                <w:iCs w:val="1"/>
                <w:rtl w:val="0"/>
              </w:rPr>
              <w:t xml:space="preserve">scrapping</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tingkat pemanfaatan (</w:t>
            </w:r>
            <w:r w:rsidDel="00000000" w:rsidR="00000000" w:rsidRPr="00000000">
              <w:rPr>
                <w:rFonts w:ascii="Calibri" w:cs="Calibri" w:eastAsia="Calibri" w:hAnsi="Calibri"/>
                <w:i w:val="1"/>
                <w:iCs w:val="1"/>
                <w:rtl w:val="0"/>
              </w:rPr>
              <w:t xml:space="preserve">utilization rate</w:t>
            </w:r>
            <w:r w:rsidDel="00000000" w:rsidR="00000000" w:rsidRPr="00000000">
              <w:rPr>
                <w:rFonts w:ascii="Calibri" w:cs="Calibri" w:eastAsia="Calibri" w:hAnsi="Calibri"/>
                <w:rtl w:val="0"/>
              </w:rPr>
              <w:t xml:space="preserve">) aset, mengevaluasi selisih inventarisasi, serta mengendalikan risiko kehilangan dan depresiasi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C">
            <w:pPr>
              <w:widowControl w:val="1"/>
              <w:numPr>
                <w:ilvl w:val="0"/>
                <w:numId w:val="29"/>
              </w:numPr>
              <w:spacing w:after="120" w:line="240" w:lineRule="auto"/>
              <w:ind w:left="300" w:hanging="360"/>
              <w:rPr/>
            </w:pPr>
            <w:r w:rsidDel="00000000" w:rsidR="00000000" w:rsidRPr="00000000">
              <w:rPr>
                <w:rFonts w:ascii="Calibri" w:cs="Calibri" w:eastAsia="Calibri" w:hAnsi="Calibri"/>
                <w:rtl w:val="0"/>
              </w:rPr>
              <w:t xml:space="preserve">Mampu menganalisis dan menentukan penyebab timbulnya selisih hasil </w:t>
            </w:r>
            <w:r w:rsidDel="00000000" w:rsidR="00000000" w:rsidRPr="00000000">
              <w:rPr>
                <w:rFonts w:ascii="Calibri" w:cs="Calibri" w:eastAsia="Calibri" w:hAnsi="Calibri"/>
                <w:i w:val="1"/>
                <w:iCs w:val="1"/>
                <w:rtl w:val="0"/>
              </w:rPr>
              <w:t xml:space="preserve">stock opname</w:t>
            </w:r>
            <w:r w:rsidDel="00000000" w:rsidR="00000000" w:rsidRPr="00000000">
              <w:rPr>
                <w:rFonts w:ascii="Calibri" w:cs="Calibri" w:eastAsia="Calibri" w:hAnsi="Calibri"/>
                <w:rtl w:val="0"/>
              </w:rPr>
              <w:t xml:space="preserve"> aset dan merumuskan langkah perbaikannya.</w:t>
            </w:r>
            <w:r w:rsidDel="00000000" w:rsidR="00000000" w:rsidRPr="00000000">
              <w:rPr>
                <w:rtl w:val="0"/>
              </w:rPr>
            </w:r>
          </w:p>
          <w:p w:rsidR="00000000" w:rsidDel="00000000" w:rsidP="00000000" w:rsidRDefault="00000000" w:rsidRPr="00000000" w14:paraId="0000008D">
            <w:pPr>
              <w:widowControl w:val="1"/>
              <w:numPr>
                <w:ilvl w:val="0"/>
                <w:numId w:val="29"/>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efisiensi penggunaan aktiva tetap operasional di seluruh jaringan kantor Bank Sultra.</w:t>
            </w:r>
            <w:r w:rsidDel="00000000" w:rsidR="00000000" w:rsidRPr="00000000">
              <w:rPr>
                <w:rtl w:val="0"/>
              </w:rPr>
            </w:r>
          </w:p>
          <w:p w:rsidR="00000000" w:rsidDel="00000000" w:rsidP="00000000" w:rsidRDefault="00000000" w:rsidRPr="00000000" w14:paraId="0000008E">
            <w:pPr>
              <w:widowControl w:val="1"/>
              <w:numPr>
                <w:ilvl w:val="0"/>
                <w:numId w:val="29"/>
              </w:numPr>
              <w:spacing w:after="120" w:line="240" w:lineRule="auto"/>
              <w:ind w:left="300" w:hanging="360"/>
              <w:rPr/>
            </w:pPr>
            <w:r w:rsidDel="00000000" w:rsidR="00000000" w:rsidRPr="00000000">
              <w:rPr>
                <w:rFonts w:ascii="Calibri" w:cs="Calibri" w:eastAsia="Calibri" w:hAnsi="Calibri"/>
                <w:rtl w:val="0"/>
              </w:rPr>
              <w:t xml:space="preserve">Mampu menganalisis dan menentukan keputusan atas rekomendasi penghapusan atau pemindahtanganan aset yang tidak produktif secara efisien.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sistem manajemen pelacakan aset terintegrasi berbasis teknologi digital dan menetapkan standar efisiensi penggunaan aktiva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2">
            <w:pPr>
              <w:widowControl w:val="1"/>
              <w:numPr>
                <w:ilvl w:val="0"/>
                <w:numId w:val="51"/>
              </w:numPr>
              <w:spacing w:after="120" w:line="240" w:lineRule="auto"/>
              <w:ind w:left="300" w:hanging="360"/>
              <w:rPr/>
            </w:pPr>
            <w:r w:rsidDel="00000000" w:rsidR="00000000" w:rsidRPr="00000000">
              <w:rPr>
                <w:rFonts w:ascii="Calibri" w:cs="Calibri" w:eastAsia="Calibri" w:hAnsi="Calibri"/>
                <w:rtl w:val="0"/>
              </w:rPr>
              <w:t xml:space="preserve">Mampu merancang arsitektur Sistem Informasi Manajemen Aset berbasis IoT atau RFID</w:t>
            </w:r>
            <w:r w:rsidDel="00000000" w:rsidR="00000000" w:rsidRPr="00000000">
              <w:rPr>
                <w:rFonts w:ascii="Calibri" w:cs="Calibri" w:eastAsia="Calibri" w:hAnsi="Calibri"/>
                <w:i w:val="1"/>
                <w:iCs w:val="1"/>
                <w:rtl w:val="0"/>
              </w:rPr>
              <w:t xml:space="preserve">/QR-Code</w:t>
            </w:r>
            <w:r w:rsidDel="00000000" w:rsidR="00000000" w:rsidRPr="00000000">
              <w:rPr>
                <w:rFonts w:ascii="Calibri" w:cs="Calibri" w:eastAsia="Calibri" w:hAnsi="Calibri"/>
                <w:rtl w:val="0"/>
              </w:rPr>
              <w:t xml:space="preserve"> untuk seluruh jaringan Bank Sultra.</w:t>
            </w:r>
            <w:r w:rsidDel="00000000" w:rsidR="00000000" w:rsidRPr="00000000">
              <w:rPr>
                <w:rtl w:val="0"/>
              </w:rPr>
            </w:r>
          </w:p>
          <w:p w:rsidR="00000000" w:rsidDel="00000000" w:rsidP="00000000" w:rsidRDefault="00000000" w:rsidRPr="00000000" w14:paraId="00000093">
            <w:pPr>
              <w:widowControl w:val="1"/>
              <w:numPr>
                <w:ilvl w:val="0"/>
                <w:numId w:val="51"/>
              </w:numPr>
              <w:spacing w:after="120" w:line="240" w:lineRule="auto"/>
              <w:ind w:left="300" w:hanging="360"/>
              <w:rPr/>
            </w:pPr>
            <w:r w:rsidDel="00000000" w:rsidR="00000000" w:rsidRPr="00000000">
              <w:rPr>
                <w:rFonts w:ascii="Calibri" w:cs="Calibri" w:eastAsia="Calibri" w:hAnsi="Calibri"/>
                <w:rtl w:val="0"/>
              </w:rPr>
              <w:t xml:space="preserve">Mampu merumuskan kebijakan tata kelola pengendalian aset (</w:t>
            </w:r>
            <w:r w:rsidDel="00000000" w:rsidR="00000000" w:rsidRPr="00000000">
              <w:rPr>
                <w:rFonts w:ascii="Calibri" w:cs="Calibri" w:eastAsia="Calibri" w:hAnsi="Calibri"/>
                <w:i w:val="1"/>
                <w:iCs w:val="1"/>
                <w:rtl w:val="0"/>
              </w:rPr>
              <w:t xml:space="preserve">Asset Control Policy</w:t>
            </w:r>
            <w:r w:rsidDel="00000000" w:rsidR="00000000" w:rsidRPr="00000000">
              <w:rPr>
                <w:rFonts w:ascii="Calibri" w:cs="Calibri" w:eastAsia="Calibri" w:hAnsi="Calibri"/>
                <w:rtl w:val="0"/>
              </w:rPr>
              <w:t xml:space="preserve">) guna optimalisasi efisiensi aktiva tetap.</w:t>
            </w:r>
            <w:r w:rsidDel="00000000" w:rsidR="00000000" w:rsidRPr="00000000">
              <w:rPr>
                <w:rtl w:val="0"/>
              </w:rPr>
            </w:r>
          </w:p>
        </w:tc>
      </w:tr>
    </w:tbl>
    <w:p w:rsidR="00000000" w:rsidDel="00000000" w:rsidP="00000000" w:rsidRDefault="00000000" w:rsidRPr="00000000" w14:paraId="00000094">
      <w:pPr>
        <w:pStyle w:val="Heading3"/>
        <w:widowControl w:val="1"/>
        <w:spacing w:after="80" w:before="280" w:line="276" w:lineRule="auto"/>
        <w:rPr>
          <w:rFonts w:ascii="Calibri" w:cs="Calibri" w:eastAsia="Calibri" w:hAnsi="Calibri"/>
          <w:color w:val="274e13"/>
          <w:sz w:val="24"/>
          <w:szCs w:val="24"/>
        </w:rPr>
      </w:pPr>
      <w:bookmarkStart w:colFirst="0" w:colLast="0" w:name="_heading=h.dqruzlamrcvk" w:id="22"/>
      <w:bookmarkEnd w:id="22"/>
      <w:r w:rsidDel="00000000" w:rsidR="00000000" w:rsidRPr="00000000">
        <w:rPr>
          <w:rtl w:val="0"/>
        </w:rPr>
      </w:r>
    </w:p>
    <w:p w:rsidR="00000000" w:rsidDel="00000000" w:rsidP="00000000" w:rsidRDefault="00000000" w:rsidRPr="00000000" w14:paraId="00000095">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CGA-05: Manajemen Logistik &amp; Distribusi (Logistics Management)</w:t>
      </w:r>
    </w:p>
    <w:p w:rsidR="00000000" w:rsidDel="00000000" w:rsidP="00000000" w:rsidRDefault="00000000" w:rsidRPr="00000000" w14:paraId="00000096">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persediaan, penyimpanan dan pendistribusian barang, pencetakan formulir/warkat, serta distribusi persediaan (</w:t>
      </w:r>
      <w:r w:rsidDel="00000000" w:rsidR="00000000" w:rsidRPr="00000000">
        <w:rPr>
          <w:rFonts w:ascii="Calibri" w:cs="Calibri" w:eastAsia="Calibri" w:hAnsi="Calibri"/>
          <w:i w:val="1"/>
          <w:iCs w:val="1"/>
          <w:rtl w:val="0"/>
        </w:rPr>
        <w:t xml:space="preserve">supplies</w:t>
      </w:r>
      <w:r w:rsidDel="00000000" w:rsidR="00000000" w:rsidRPr="00000000">
        <w:rPr>
          <w:rFonts w:ascii="Calibri" w:cs="Calibri" w:eastAsia="Calibri" w:hAnsi="Calibri"/>
          <w:rtl w:val="0"/>
        </w:rPr>
        <w:t xml:space="preserve">) operasional kantor ke seluruh jaringan cabang Bank Sultra secara tepat waktu dan efisien.</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 barang persediaan kantor (ATK, cetakan, warkat) serta mengelompokkan penataan barang di gudang logistik.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A">
            <w:pPr>
              <w:widowControl w:val="1"/>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menentukan dan menjelaskan jenis barang persediaan cetakan, warkat, dan ATK operasional bank.</w:t>
            </w:r>
            <w:r w:rsidDel="00000000" w:rsidR="00000000" w:rsidRPr="00000000">
              <w:rPr>
                <w:rtl w:val="0"/>
              </w:rPr>
            </w:r>
          </w:p>
          <w:p w:rsidR="00000000" w:rsidDel="00000000" w:rsidP="00000000" w:rsidRDefault="00000000" w:rsidRPr="00000000" w14:paraId="0000009B">
            <w:pPr>
              <w:widowControl w:val="1"/>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menata penyimpanan barang di gudang sesuai dengan kaidah keselamatan dan pengelompokan jenis barang.</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batas persediaan minimum (</w:t>
            </w:r>
            <w:r w:rsidDel="00000000" w:rsidR="00000000" w:rsidRPr="00000000">
              <w:rPr>
                <w:rFonts w:ascii="Calibri" w:cs="Calibri" w:eastAsia="Calibri" w:hAnsi="Calibri"/>
                <w:i w:val="1"/>
                <w:iCs w:val="1"/>
                <w:rtl w:val="0"/>
              </w:rPr>
              <w:t xml:space="preserve">safety stock</w:t>
            </w:r>
            <w:r w:rsidDel="00000000" w:rsidR="00000000" w:rsidRPr="00000000">
              <w:rPr>
                <w:rFonts w:ascii="Calibri" w:cs="Calibri" w:eastAsia="Calibri" w:hAnsi="Calibri"/>
                <w:rtl w:val="0"/>
              </w:rPr>
              <w:t xml:space="preserve">), metode </w:t>
            </w:r>
            <w:r w:rsidDel="00000000" w:rsidR="00000000" w:rsidRPr="00000000">
              <w:rPr>
                <w:rFonts w:ascii="Calibri" w:cs="Calibri" w:eastAsia="Calibri" w:hAnsi="Calibri"/>
                <w:i w:val="1"/>
                <w:iCs w:val="1"/>
                <w:rtl w:val="0"/>
              </w:rPr>
              <w:t xml:space="preserve">First-In First-Out</w:t>
            </w:r>
            <w:r w:rsidDel="00000000" w:rsidR="00000000" w:rsidRPr="00000000">
              <w:rPr>
                <w:rFonts w:ascii="Calibri" w:cs="Calibri" w:eastAsia="Calibri" w:hAnsi="Calibri"/>
                <w:rtl w:val="0"/>
              </w:rPr>
              <w:t xml:space="preserve"> (FIFO), serta memverifikasi Surat Permintaan Logistik dari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F">
            <w:pPr>
              <w:widowControl w:val="1"/>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memeriksa kecukupan stok barang operasional berdasarkan sistem </w:t>
            </w:r>
            <w:r w:rsidDel="00000000" w:rsidR="00000000" w:rsidRPr="00000000">
              <w:rPr>
                <w:rFonts w:ascii="Calibri" w:cs="Calibri" w:eastAsia="Calibri" w:hAnsi="Calibri"/>
                <w:i w:val="1"/>
                <w:iCs w:val="1"/>
                <w:rtl w:val="0"/>
              </w:rPr>
              <w:t xml:space="preserve">minimum-maximum inventory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0">
            <w:pPr>
              <w:widowControl w:val="1"/>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memverifikasi keabsahan formulir permintaan persediaan barang dari kantor cabang atau unit kerja.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alur pendistribusian barang, mengelola pengiriman logistik via ekspedisi, serta menyusun laporan posisi persediaan gudang.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230" w:right="0" w:hanging="283"/>
              <w:jc w:val="left"/>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 mengelola proses pengemasan</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dan pengiriman barang logistik ke Kantor Cabang secara tepat waktu dan aman</w:t>
            </w:r>
            <w:r w:rsidDel="00000000" w:rsidR="00000000" w:rsidRPr="00000000">
              <w:rPr>
                <w:rtl w:val="0"/>
              </w:rPr>
            </w:r>
          </w:p>
          <w:p w:rsidR="00000000" w:rsidDel="00000000" w:rsidP="00000000" w:rsidRDefault="00000000" w:rsidRPr="00000000" w14:paraId="000000A5">
            <w:pPr>
              <w:widowControl w:val="1"/>
              <w:numPr>
                <w:ilvl w:val="0"/>
                <w:numId w:val="4"/>
              </w:numPr>
              <w:spacing w:after="120" w:line="240" w:lineRule="auto"/>
              <w:ind w:left="230" w:hanging="283"/>
              <w:rPr/>
            </w:pPr>
            <w:r w:rsidDel="00000000" w:rsidR="00000000" w:rsidRPr="00000000">
              <w:rPr>
                <w:rFonts w:ascii="Calibri" w:cs="Calibri" w:eastAsia="Calibri" w:hAnsi="Calibri"/>
                <w:rtl w:val="0"/>
              </w:rPr>
              <w:t xml:space="preserve">Mampu menyusun laporan mutasi stok persediaan barang logistik bulanan secara akurat.</w:t>
            </w:r>
            <w:r w:rsidDel="00000000" w:rsidR="00000000" w:rsidRPr="00000000">
              <w:rPr>
                <w:rtl w:val="0"/>
              </w:rPr>
            </w:r>
          </w:p>
          <w:p w:rsidR="00000000" w:rsidDel="00000000" w:rsidP="00000000" w:rsidRDefault="00000000" w:rsidRPr="00000000" w14:paraId="000000A6">
            <w:pPr>
              <w:widowControl w:val="1"/>
              <w:numPr>
                <w:ilvl w:val="0"/>
                <w:numId w:val="4"/>
              </w:numPr>
              <w:spacing w:after="120" w:line="240" w:lineRule="auto"/>
              <w:ind w:left="230" w:hanging="283"/>
              <w:rPr/>
            </w:pPr>
            <w:r w:rsidDel="00000000" w:rsidR="00000000" w:rsidRPr="00000000">
              <w:rPr>
                <w:rFonts w:ascii="Calibri" w:cs="Calibri" w:eastAsia="Calibri" w:hAnsi="Calibri"/>
                <w:rtl w:val="0"/>
              </w:rPr>
              <w:t xml:space="preserve">Mampu mendistribusikan warkat dan formulir dengan pengamanan khusus sesuai standar keamanan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biaya logistik dan ekspedisi, mengevaluasi efisiensi ruang gudang, serta mengoptimalkan rute dan moda distribusi persediaan.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A">
            <w:pPr>
              <w:widowControl w:val="1"/>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menganalisis tingkat efisiensi biaya pengiriman logistik ke area pelosok/daerah operasional Bank Sultra.</w:t>
            </w:r>
            <w:r w:rsidDel="00000000" w:rsidR="00000000" w:rsidRPr="00000000">
              <w:rPr>
                <w:rtl w:val="0"/>
              </w:rPr>
            </w:r>
          </w:p>
          <w:p w:rsidR="00000000" w:rsidDel="00000000" w:rsidP="00000000" w:rsidRDefault="00000000" w:rsidRPr="00000000" w14:paraId="000000AB">
            <w:pPr>
              <w:widowControl w:val="1"/>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mengevaluasi kinerja vendor jasa ekspedisi/kargo terkait ketepatan waktu dan keamanan pengiriman barang.</w:t>
            </w:r>
            <w:r w:rsidDel="00000000" w:rsidR="00000000" w:rsidRPr="00000000">
              <w:rPr>
                <w:rtl w:val="0"/>
              </w:rPr>
            </w:r>
          </w:p>
          <w:p w:rsidR="00000000" w:rsidDel="00000000" w:rsidP="00000000" w:rsidRDefault="00000000" w:rsidRPr="00000000" w14:paraId="000000AC">
            <w:pPr>
              <w:widowControl w:val="1"/>
              <w:numPr>
                <w:ilvl w:val="0"/>
                <w:numId w:val="71"/>
              </w:numPr>
              <w:spacing w:after="120" w:line="240" w:lineRule="auto"/>
              <w:ind w:left="300" w:hanging="360"/>
              <w:rPr/>
            </w:pPr>
            <w:r w:rsidDel="00000000" w:rsidR="00000000" w:rsidRPr="00000000">
              <w:rPr>
                <w:rFonts w:ascii="Calibri" w:cs="Calibri" w:eastAsia="Calibri" w:hAnsi="Calibri"/>
                <w:rtl w:val="0"/>
              </w:rPr>
              <w:t xml:space="preserve">Mampu menganalisis dan menentukan penyebab terjadinya barang persediaan rusak atau kadaluarsa (</w:t>
            </w:r>
            <w:r w:rsidDel="00000000" w:rsidR="00000000" w:rsidRPr="00000000">
              <w:rPr>
                <w:rFonts w:ascii="Calibri" w:cs="Calibri" w:eastAsia="Calibri" w:hAnsi="Calibri"/>
                <w:i w:val="1"/>
                <w:iCs w:val="1"/>
                <w:rtl w:val="0"/>
              </w:rPr>
              <w:t xml:space="preserve">obsolete</w:t>
            </w:r>
            <w:r w:rsidDel="00000000" w:rsidR="00000000" w:rsidRPr="00000000">
              <w:rPr>
                <w:rFonts w:ascii="Calibri" w:cs="Calibri" w:eastAsia="Calibri" w:hAnsi="Calibri"/>
                <w:rtl w:val="0"/>
              </w:rPr>
              <w:t xml:space="preserve">) serta merumuskan mitigasinya.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rantai pasok (</w:t>
            </w:r>
            <w:r w:rsidDel="00000000" w:rsidR="00000000" w:rsidRPr="00000000">
              <w:rPr>
                <w:rFonts w:ascii="Calibri" w:cs="Calibri" w:eastAsia="Calibri" w:hAnsi="Calibri"/>
                <w:i w:val="1"/>
                <w:iCs w:val="1"/>
                <w:rtl w:val="0"/>
              </w:rPr>
              <w:t xml:space="preserve">supply chain</w:t>
            </w:r>
            <w:r w:rsidDel="00000000" w:rsidR="00000000" w:rsidRPr="00000000">
              <w:rPr>
                <w:rFonts w:ascii="Calibri" w:cs="Calibri" w:eastAsia="Calibri" w:hAnsi="Calibri"/>
                <w:rtl w:val="0"/>
              </w:rPr>
              <w:t xml:space="preserve">) logistik perbankan yang terintegrasi, efisien, dan memiliki ketahanan tinggi terhadap gangguan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0">
            <w:pPr>
              <w:widowControl w:val="1"/>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merancang sistem otomatisasi gudang terpusat (</w:t>
            </w:r>
            <w:r w:rsidDel="00000000" w:rsidR="00000000" w:rsidRPr="00000000">
              <w:rPr>
                <w:rFonts w:ascii="Calibri" w:cs="Calibri" w:eastAsia="Calibri" w:hAnsi="Calibri"/>
                <w:i w:val="1"/>
                <w:iCs w:val="1"/>
                <w:rtl w:val="0"/>
              </w:rPr>
              <w:t xml:space="preserve">Centralized Inventory Management</w:t>
            </w:r>
            <w:r w:rsidDel="00000000" w:rsidR="00000000" w:rsidRPr="00000000">
              <w:rPr>
                <w:rFonts w:ascii="Calibri" w:cs="Calibri" w:eastAsia="Calibri" w:hAnsi="Calibri"/>
                <w:rtl w:val="0"/>
              </w:rPr>
              <w:t xml:space="preserve">) untuk kebutuhan jaringan kantor Bank Sultra.</w:t>
            </w:r>
            <w:r w:rsidDel="00000000" w:rsidR="00000000" w:rsidRPr="00000000">
              <w:rPr>
                <w:rtl w:val="0"/>
              </w:rPr>
            </w:r>
          </w:p>
          <w:p w:rsidR="00000000" w:rsidDel="00000000" w:rsidP="00000000" w:rsidRDefault="00000000" w:rsidRPr="00000000" w14:paraId="000000B1">
            <w:pPr>
              <w:widowControl w:val="1"/>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merumuskan strategi penghematan biaya distribusi persediaan barang operasional bank secara menyeluruh.</w:t>
            </w:r>
            <w:r w:rsidDel="00000000" w:rsidR="00000000" w:rsidRPr="00000000">
              <w:rPr>
                <w:rtl w:val="0"/>
              </w:rPr>
            </w:r>
          </w:p>
        </w:tc>
      </w:tr>
    </w:tbl>
    <w:p w:rsidR="00000000" w:rsidDel="00000000" w:rsidP="00000000" w:rsidRDefault="00000000" w:rsidRPr="00000000" w14:paraId="000000B2">
      <w:pPr>
        <w:pStyle w:val="Heading3"/>
        <w:widowControl w:val="1"/>
        <w:spacing w:after="80" w:before="280" w:line="276" w:lineRule="auto"/>
        <w:rPr>
          <w:rFonts w:ascii="Calibri" w:cs="Calibri" w:eastAsia="Calibri" w:hAnsi="Calibri"/>
          <w:color w:val="274e13"/>
          <w:sz w:val="24"/>
          <w:szCs w:val="24"/>
        </w:rPr>
      </w:pPr>
      <w:bookmarkStart w:colFirst="0" w:colLast="0" w:name="_heading=h.tjw7x5o5djx2" w:id="23"/>
      <w:bookmarkEnd w:id="23"/>
      <w:r w:rsidDel="00000000" w:rsidR="00000000" w:rsidRPr="00000000">
        <w:rPr>
          <w:rtl w:val="0"/>
        </w:rPr>
      </w:r>
    </w:p>
    <w:p w:rsidR="00000000" w:rsidDel="00000000" w:rsidP="00000000" w:rsidRDefault="00000000" w:rsidRPr="00000000" w14:paraId="000000B3">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CGA-06: Perolehan &amp; Pelepasan Aset (Asset Acquisition &amp; Disposal)</w:t>
      </w:r>
    </w:p>
    <w:p w:rsidR="00000000" w:rsidDel="00000000" w:rsidP="00000000" w:rsidRDefault="00000000" w:rsidRPr="00000000" w14:paraId="000000B4">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memproses, dan memverifikasi kelayakan legal dan ekonomis atas pengadaan aktiva tetap (tanah, bangunan, kendaraan) serta pelaksanaan penghapusan/pelepasan aset Bank Sultra sesuai aturan perpajakan dan perbankan.</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Mengenal kelengkapan sertifikat tanah, BPKB kendaraan, serta mengumpulkan kelengkapan berkas usulan pengadaan/ penjualan aset.</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8">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40" w:lineRule="auto"/>
              <w:ind w:left="335"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menentukan dan menunjukkan dokumen kepemilikan aset (seperti: Sertifikat, IMB/PBG, BPKB/ STNK) Bank Sultra.</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120" w:before="0" w:line="240" w:lineRule="auto"/>
              <w:ind w:left="335"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 mengarsipkan berkas legalitas dan transaksi akuisisi/pelepasan aset secara rapi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perizinan akuisisi properti/kendaraan, mekanisme penilaian harga appraisal, serta memverifikasi kelayakan dokumen pelepasan.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D">
            <w:pPr>
              <w:widowControl w:val="1"/>
              <w:numPr>
                <w:ilvl w:val="0"/>
                <w:numId w:val="15"/>
              </w:numPr>
              <w:spacing w:after="120" w:line="240" w:lineRule="auto"/>
              <w:ind w:left="300" w:hanging="360"/>
              <w:rPr/>
            </w:pPr>
            <w:r w:rsidDel="00000000" w:rsidR="00000000" w:rsidRPr="00000000">
              <w:rPr>
                <w:rFonts w:ascii="Calibri" w:cs="Calibri" w:eastAsia="Calibri" w:hAnsi="Calibri"/>
                <w:rtl w:val="0"/>
              </w:rPr>
              <w:t xml:space="preserve">Mampu memeriksa kesesuaian nilai appraisal dari Penilai Publik Independen untuk calon lokasi kantor/aset.</w:t>
            </w:r>
            <w:r w:rsidDel="00000000" w:rsidR="00000000" w:rsidRPr="00000000">
              <w:rPr>
                <w:rtl w:val="0"/>
              </w:rPr>
            </w:r>
          </w:p>
          <w:p w:rsidR="00000000" w:rsidDel="00000000" w:rsidP="00000000" w:rsidRDefault="00000000" w:rsidRPr="00000000" w14:paraId="000000BE">
            <w:pPr>
              <w:widowControl w:val="1"/>
              <w:numPr>
                <w:ilvl w:val="0"/>
                <w:numId w:val="15"/>
              </w:numPr>
              <w:spacing w:after="120" w:line="240" w:lineRule="auto"/>
              <w:ind w:left="300" w:hanging="360"/>
              <w:rPr/>
            </w:pPr>
            <w:r w:rsidDel="00000000" w:rsidR="00000000" w:rsidRPr="00000000">
              <w:rPr>
                <w:rFonts w:ascii="Calibri" w:cs="Calibri" w:eastAsia="Calibri" w:hAnsi="Calibri"/>
                <w:rtl w:val="0"/>
              </w:rPr>
              <w:t xml:space="preserve">Mampu menjelaskan prosedur lelang atau penghapusan aktiva tetap sesuai aturan internal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prosedur pemrosesan transaksi akuisisi aset, mengurus balik nama dokumen kepemilikan, serta melaksanakan proses lelang pelepasan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2">
            <w:pPr>
              <w:widowControl w:val="1"/>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mengurus proses pengalihan hak/balik nama dokumen kepemilikan tanah, bangunan, dan kendaraan operasional.</w:t>
            </w:r>
            <w:r w:rsidDel="00000000" w:rsidR="00000000" w:rsidRPr="00000000">
              <w:rPr>
                <w:rtl w:val="0"/>
              </w:rPr>
            </w:r>
          </w:p>
          <w:p w:rsidR="00000000" w:rsidDel="00000000" w:rsidP="00000000" w:rsidRDefault="00000000" w:rsidRPr="00000000" w14:paraId="000000C3">
            <w:pPr>
              <w:widowControl w:val="1"/>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mengelola persiapan dan pelaksanaan lelang pelepasan aset tidak produktif melalui Kantor Pelayanan Kekayaan Negara dan Lelang (KPKNL) atau mekanisme resmi.</w:t>
            </w:r>
            <w:r w:rsidDel="00000000" w:rsidR="00000000" w:rsidRPr="00000000">
              <w:rPr>
                <w:rtl w:val="0"/>
              </w:rPr>
            </w:r>
          </w:p>
          <w:p w:rsidR="00000000" w:rsidDel="00000000" w:rsidP="00000000" w:rsidRDefault="00000000" w:rsidRPr="00000000" w14:paraId="000000C4">
            <w:pPr>
              <w:widowControl w:val="1"/>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menyusun laporan rekapitulasi realisasi akuisisi dan pelepasan aset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analisis kelayakan investasi aset (</w:t>
            </w:r>
            <w:r w:rsidDel="00000000" w:rsidR="00000000" w:rsidRPr="00000000">
              <w:rPr>
                <w:rFonts w:ascii="Calibri" w:cs="Calibri" w:eastAsia="Calibri" w:hAnsi="Calibri"/>
                <w:i w:val="1"/>
                <w:iCs w:val="1"/>
                <w:rtl w:val="0"/>
              </w:rPr>
              <w:t xml:space="preserve">Feasibility Study/ROI</w:t>
            </w:r>
            <w:r w:rsidDel="00000000" w:rsidR="00000000" w:rsidRPr="00000000">
              <w:rPr>
                <w:rFonts w:ascii="Calibri" w:cs="Calibri" w:eastAsia="Calibri" w:hAnsi="Calibri"/>
                <w:rtl w:val="0"/>
              </w:rPr>
              <w:t xml:space="preserve">), mengevaluasi kewajaran nilai jual/beli, serta memastikan kepatuhan pajak atas transaksi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8">
            <w:pPr>
              <w:widowControl w:val="1"/>
              <w:numPr>
                <w:ilvl w:val="0"/>
                <w:numId w:val="53"/>
              </w:numPr>
              <w:spacing w:after="120" w:line="240" w:lineRule="auto"/>
              <w:ind w:left="300" w:hanging="360"/>
              <w:rPr/>
            </w:pPr>
            <w:sdt>
              <w:sdtPr>
                <w:id w:val="-1796310138"/>
                <w:tag w:val="goog_rdk_0"/>
              </w:sdtPr>
              <w:sdtContent>
                <w:commentRangeStart w:id="0"/>
              </w:sdtContent>
            </w:sdt>
            <w:r w:rsidDel="00000000" w:rsidR="00000000" w:rsidRPr="00000000">
              <w:rPr>
                <w:rFonts w:ascii="Calibri" w:cs="Calibri" w:eastAsia="Calibri" w:hAnsi="Calibri"/>
                <w:rtl w:val="0"/>
              </w:rPr>
              <w:t xml:space="preserve">Mampu menganalisis kelayakan ekonomi dan potensi nilai apresiasi properti calon lokasi jaringan kantor Bank Sultra.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9">
            <w:pPr>
              <w:widowControl w:val="1"/>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mengevaluasi efisiensi pajak dan dampak akuntansi atas transaksi jual-beli atau lelang pelepasan aktiva tetap.</w:t>
            </w:r>
            <w:r w:rsidDel="00000000" w:rsidR="00000000" w:rsidRPr="00000000">
              <w:rPr>
                <w:rtl w:val="0"/>
              </w:rPr>
            </w:r>
          </w:p>
          <w:p w:rsidR="00000000" w:rsidDel="00000000" w:rsidP="00000000" w:rsidRDefault="00000000" w:rsidRPr="00000000" w14:paraId="000000CA">
            <w:pPr>
              <w:widowControl w:val="1"/>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menelaah risiko sengketa lahan atau legalitas kepemilikan pada proses akuisisi tanah/bangunan.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portofolio akuisisi dan pelepasan aktiva tetap yang optimal untuk mendukung rencana ekspansi bisnis dan kapitalisasi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E">
            <w:pPr>
              <w:widowControl w:val="1"/>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merancang strategi pemanfaatan dan optimalisasi portofolio aktiva tetap (</w:t>
            </w:r>
            <w:r w:rsidDel="00000000" w:rsidR="00000000" w:rsidRPr="00000000">
              <w:rPr>
                <w:rFonts w:ascii="Calibri" w:cs="Calibri" w:eastAsia="Calibri" w:hAnsi="Calibri"/>
                <w:i w:val="1"/>
                <w:iCs w:val="1"/>
                <w:rtl w:val="0"/>
              </w:rPr>
              <w:t xml:space="preserve">Real Estate &amp; Asset Portfolio Strategy</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0CF">
            <w:pPr>
              <w:widowControl w:val="1"/>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merumuskan kebijakan akuisisi dan pelepasan aset strategis yang selaras dengan Rencana Bisnis Bank (RBB).</w:t>
            </w:r>
            <w:r w:rsidDel="00000000" w:rsidR="00000000" w:rsidRPr="00000000">
              <w:rPr>
                <w:rtl w:val="0"/>
              </w:rPr>
            </w:r>
          </w:p>
        </w:tc>
      </w:tr>
    </w:tbl>
    <w:p w:rsidR="00000000" w:rsidDel="00000000" w:rsidP="00000000" w:rsidRDefault="00000000" w:rsidRPr="00000000" w14:paraId="000000D0">
      <w:pPr>
        <w:pStyle w:val="Heading3"/>
        <w:widowControl w:val="1"/>
        <w:spacing w:after="80" w:before="360" w:line="276" w:lineRule="auto"/>
        <w:rPr>
          <w:rFonts w:ascii="Calibri" w:cs="Calibri" w:eastAsia="Calibri" w:hAnsi="Calibri"/>
          <w:sz w:val="29"/>
          <w:szCs w:val="29"/>
        </w:rPr>
      </w:pPr>
      <w:bookmarkStart w:colFirst="0" w:colLast="0" w:name="_heading=h.90ayu2dmvin1" w:id="24"/>
      <w:bookmarkEnd w:id="24"/>
      <w:r w:rsidDel="00000000" w:rsidR="00000000" w:rsidRPr="00000000">
        <w:rPr>
          <w:rFonts w:ascii="Calibri" w:cs="Calibri" w:eastAsia="Calibri" w:hAnsi="Calibri"/>
          <w:sz w:val="29"/>
          <w:szCs w:val="29"/>
          <w:rtl w:val="0"/>
        </w:rPr>
        <w:t xml:space="preserve">CGA-07: Pengelolaan Gedung &amp; Fasilitas (Building and Facility Management)</w:t>
      </w:r>
    </w:p>
    <w:p w:rsidR="00000000" w:rsidDel="00000000" w:rsidP="00000000" w:rsidRDefault="00000000" w:rsidRPr="00000000" w14:paraId="000000D1">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pemeliharaan rutin dan perbaikan kelistrikan, sistem pendingin ruangan (AC), genset, perpipaan, serta perawatan fisik gedung untuk memastikan keandalan sarana dan prasarana kantor Bank Sultra.</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fasilitas dan peralatan fisik kantor serta mencatat laporan kerusakan sarana prasarana dari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5">
            <w:pPr>
              <w:widowControl w:val="1"/>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menentukan dan menjelaskan komponen fisik dan fasilitas operasional gedung (seperti: AC, Lift, Genset, Panel Listrik, Pompa Air).</w:t>
            </w:r>
            <w:r w:rsidDel="00000000" w:rsidR="00000000" w:rsidRPr="00000000">
              <w:rPr>
                <w:rtl w:val="0"/>
              </w:rPr>
            </w:r>
          </w:p>
          <w:p w:rsidR="00000000" w:rsidDel="00000000" w:rsidP="00000000" w:rsidRDefault="00000000" w:rsidRPr="00000000" w14:paraId="000000D6">
            <w:pPr>
              <w:widowControl w:val="1"/>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mencatat keluhan/laporan kerusakan gedung dari pegawai ke dalam catatan/aplikasi </w:t>
            </w:r>
            <w:r w:rsidDel="00000000" w:rsidR="00000000" w:rsidRPr="00000000">
              <w:rPr>
                <w:rFonts w:ascii="Calibri" w:cs="Calibri" w:eastAsia="Calibri" w:hAnsi="Calibri"/>
                <w:i w:val="1"/>
                <w:iCs w:val="1"/>
                <w:rtl w:val="0"/>
              </w:rPr>
              <w:t xml:space="preserve">helpdesk</w:t>
            </w:r>
            <w:r w:rsidDel="00000000" w:rsidR="00000000" w:rsidRPr="00000000">
              <w:rPr>
                <w:rFonts w:ascii="Calibri" w:cs="Calibri" w:eastAsia="Calibri" w:hAnsi="Calibri"/>
                <w:rtl w:val="0"/>
              </w:rPr>
              <w:t xml:space="preserve"> pemeliharaan.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kerja perawatan berkala (</w:t>
            </w:r>
            <w:r w:rsidDel="00000000" w:rsidR="00000000" w:rsidRPr="00000000">
              <w:rPr>
                <w:rFonts w:ascii="Calibri" w:cs="Calibri" w:eastAsia="Calibri" w:hAnsi="Calibri"/>
                <w:i w:val="1"/>
                <w:iCs w:val="1"/>
                <w:rtl w:val="0"/>
              </w:rPr>
              <w:t xml:space="preserve">preventive maintenance</w:t>
            </w:r>
            <w:r w:rsidDel="00000000" w:rsidR="00000000" w:rsidRPr="00000000">
              <w:rPr>
                <w:rFonts w:ascii="Calibri" w:cs="Calibri" w:eastAsia="Calibri" w:hAnsi="Calibri"/>
                <w:rtl w:val="0"/>
              </w:rPr>
              <w:t xml:space="preserve">), kriteria keandalan fasilitas gedung, serta memverifikasi pekerjaan teknisi/vendor.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A">
            <w:pPr>
              <w:widowControl w:val="1"/>
              <w:numPr>
                <w:ilvl w:val="0"/>
                <w:numId w:val="23"/>
              </w:numPr>
              <w:spacing w:after="100" w:line="240" w:lineRule="auto"/>
              <w:ind w:left="300" w:hanging="360"/>
              <w:rPr/>
            </w:pPr>
            <w:r w:rsidDel="00000000" w:rsidR="00000000" w:rsidRPr="00000000">
              <w:rPr>
                <w:rFonts w:ascii="Calibri" w:cs="Calibri" w:eastAsia="Calibri" w:hAnsi="Calibri"/>
                <w:rtl w:val="0"/>
              </w:rPr>
              <w:t xml:space="preserve">Mampu memeriksa kondisi kelayakan operasional genset, AC pusat, dan sistem pendingin secara berkala.</w:t>
            </w:r>
            <w:r w:rsidDel="00000000" w:rsidR="00000000" w:rsidRPr="00000000">
              <w:rPr>
                <w:rtl w:val="0"/>
              </w:rPr>
            </w:r>
          </w:p>
          <w:p w:rsidR="00000000" w:rsidDel="00000000" w:rsidP="00000000" w:rsidRDefault="00000000" w:rsidRPr="00000000" w14:paraId="000000DB">
            <w:pPr>
              <w:widowControl w:val="1"/>
              <w:numPr>
                <w:ilvl w:val="0"/>
                <w:numId w:val="23"/>
              </w:numPr>
              <w:spacing w:after="100" w:line="240" w:lineRule="auto"/>
              <w:ind w:left="300" w:hanging="360"/>
              <w:rPr/>
            </w:pPr>
            <w:r w:rsidDel="00000000" w:rsidR="00000000" w:rsidRPr="00000000">
              <w:rPr>
                <w:rFonts w:ascii="Calibri" w:cs="Calibri" w:eastAsia="Calibri" w:hAnsi="Calibri"/>
                <w:rtl w:val="0"/>
              </w:rPr>
              <w:t xml:space="preserve">Mampu menjelaskan jadwal pemeliharaan rutin fasilitas gedung sesuai dengan standar pabrikan/manual kerja.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program perawatan pencegahan (</w:t>
            </w:r>
            <w:r w:rsidDel="00000000" w:rsidR="00000000" w:rsidRPr="00000000">
              <w:rPr>
                <w:rFonts w:ascii="Calibri" w:cs="Calibri" w:eastAsia="Calibri" w:hAnsi="Calibri"/>
                <w:i w:val="1"/>
                <w:iCs w:val="1"/>
                <w:rtl w:val="0"/>
              </w:rPr>
              <w:t xml:space="preserve">preventive maintenance</w:t>
            </w:r>
            <w:r w:rsidDel="00000000" w:rsidR="00000000" w:rsidRPr="00000000">
              <w:rPr>
                <w:rFonts w:ascii="Calibri" w:cs="Calibri" w:eastAsia="Calibri" w:hAnsi="Calibri"/>
                <w:rtl w:val="0"/>
              </w:rPr>
              <w:t xml:space="preserve">), mengkoordinasikan penanganan perbaikan darurat (</w:t>
            </w:r>
            <w:r w:rsidDel="00000000" w:rsidR="00000000" w:rsidRPr="00000000">
              <w:rPr>
                <w:rFonts w:ascii="Calibri" w:cs="Calibri" w:eastAsia="Calibri" w:hAnsi="Calibri"/>
                <w:i w:val="1"/>
                <w:iCs w:val="1"/>
                <w:rtl w:val="0"/>
              </w:rPr>
              <w:t xml:space="preserve">corrective maintenance</w:t>
            </w:r>
            <w:r w:rsidDel="00000000" w:rsidR="00000000" w:rsidRPr="00000000">
              <w:rPr>
                <w:rFonts w:ascii="Calibri" w:cs="Calibri" w:eastAsia="Calibri" w:hAnsi="Calibri"/>
                <w:rtl w:val="0"/>
              </w:rPr>
              <w:t xml:space="preserve">), serta mengelola pembayaran tagihan utilitas (listrik, air, internet).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F">
            <w:pPr>
              <w:widowControl w:val="1"/>
              <w:numPr>
                <w:ilvl w:val="0"/>
                <w:numId w:val="34"/>
              </w:numPr>
              <w:spacing w:after="100" w:line="240" w:lineRule="auto"/>
              <w:ind w:left="300" w:hanging="360"/>
              <w:rPr/>
            </w:pPr>
            <w:r w:rsidDel="00000000" w:rsidR="00000000" w:rsidRPr="00000000">
              <w:rPr>
                <w:rFonts w:ascii="Calibri" w:cs="Calibri" w:eastAsia="Calibri" w:hAnsi="Calibri"/>
                <w:rtl w:val="0"/>
              </w:rPr>
              <w:t xml:space="preserve">Mampu mengelola pelaksanaan pemeliharaan berkala gedung dan fasilitas kantor bersama vendor atau teknisi internal.</w:t>
            </w:r>
            <w:r w:rsidDel="00000000" w:rsidR="00000000" w:rsidRPr="00000000">
              <w:rPr>
                <w:rtl w:val="0"/>
              </w:rPr>
            </w:r>
          </w:p>
          <w:p w:rsidR="00000000" w:rsidDel="00000000" w:rsidP="00000000" w:rsidRDefault="00000000" w:rsidRPr="00000000" w14:paraId="000000E0">
            <w:pPr>
              <w:widowControl w:val="1"/>
              <w:numPr>
                <w:ilvl w:val="0"/>
                <w:numId w:val="34"/>
              </w:numPr>
              <w:spacing w:after="100" w:line="240" w:lineRule="auto"/>
              <w:ind w:left="300" w:hanging="360"/>
              <w:rPr/>
            </w:pPr>
            <w:r w:rsidDel="00000000" w:rsidR="00000000" w:rsidRPr="00000000">
              <w:rPr>
                <w:rFonts w:ascii="Calibri" w:cs="Calibri" w:eastAsia="Calibri" w:hAnsi="Calibri"/>
                <w:rtl w:val="0"/>
              </w:rPr>
              <w:t xml:space="preserve">Mampu menangani gangguan teknis darurat pada fasilitas gedung secara cepat untuk menjaga keberlangsungan operasional cabang.</w:t>
            </w:r>
            <w:r w:rsidDel="00000000" w:rsidR="00000000" w:rsidRPr="00000000">
              <w:rPr>
                <w:rtl w:val="0"/>
              </w:rPr>
            </w:r>
          </w:p>
          <w:p w:rsidR="00000000" w:rsidDel="00000000" w:rsidP="00000000" w:rsidRDefault="00000000" w:rsidRPr="00000000" w14:paraId="000000E1">
            <w:pPr>
              <w:widowControl w:val="1"/>
              <w:numPr>
                <w:ilvl w:val="0"/>
                <w:numId w:val="34"/>
              </w:numPr>
              <w:spacing w:after="100" w:line="240" w:lineRule="auto"/>
              <w:ind w:left="300" w:hanging="360"/>
              <w:rPr/>
            </w:pPr>
            <w:r w:rsidDel="00000000" w:rsidR="00000000" w:rsidRPr="00000000">
              <w:rPr>
                <w:rFonts w:ascii="Calibri" w:cs="Calibri" w:eastAsia="Calibri" w:hAnsi="Calibri"/>
                <w:rtl w:val="0"/>
              </w:rPr>
              <w:t xml:space="preserve">Mampu memproses verifikasi tagihan rutin utilitas (PLN, PDAM, Telkom) dan memastikan kelancaran pembayarannya.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konsumsi energi gedung, mengevaluasi kinerja vendor pemeliharaan gedung, serta mengaudit keandalan sistem utilitas gedung.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5">
            <w:pPr>
              <w:widowControl w:val="1"/>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konsumsi energi gedung dan merumuskan langkah efisiensi penggunaan listrik/air.</w:t>
            </w:r>
            <w:r w:rsidDel="00000000" w:rsidR="00000000" w:rsidRPr="00000000">
              <w:rPr>
                <w:rtl w:val="0"/>
              </w:rPr>
            </w:r>
          </w:p>
          <w:p w:rsidR="00000000" w:rsidDel="00000000" w:rsidP="00000000" w:rsidRDefault="00000000" w:rsidRPr="00000000" w14:paraId="000000E6">
            <w:pPr>
              <w:widowControl w:val="1"/>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mengevaluasi dan menyimpulkan kualitas pekerjaan </w:t>
            </w:r>
            <w:r w:rsidDel="00000000" w:rsidR="00000000" w:rsidRPr="00000000">
              <w:rPr>
                <w:rFonts w:ascii="Calibri" w:cs="Calibri" w:eastAsia="Calibri" w:hAnsi="Calibri"/>
                <w:i w:val="1"/>
                <w:iCs w:val="1"/>
                <w:rtl w:val="0"/>
              </w:rPr>
              <w:t xml:space="preserve">Building Maintenance</w:t>
            </w:r>
            <w:r w:rsidDel="00000000" w:rsidR="00000000" w:rsidRPr="00000000">
              <w:rPr>
                <w:rFonts w:ascii="Calibri" w:cs="Calibri" w:eastAsia="Calibri" w:hAnsi="Calibri"/>
                <w:rtl w:val="0"/>
              </w:rPr>
              <w:t xml:space="preserve"> dan kesesuaian SLA vendor pemeliharaan gedung.</w:t>
            </w:r>
            <w:r w:rsidDel="00000000" w:rsidR="00000000" w:rsidRPr="00000000">
              <w:rPr>
                <w:rtl w:val="0"/>
              </w:rPr>
            </w:r>
          </w:p>
          <w:p w:rsidR="00000000" w:rsidDel="00000000" w:rsidP="00000000" w:rsidRDefault="00000000" w:rsidRPr="00000000" w14:paraId="000000E7">
            <w:pPr>
              <w:widowControl w:val="1"/>
              <w:numPr>
                <w:ilvl w:val="0"/>
                <w:numId w:val="58"/>
              </w:numPr>
              <w:spacing w:after="120" w:line="240" w:lineRule="auto"/>
              <w:ind w:left="300" w:hanging="360"/>
              <w:rPr/>
            </w:pPr>
            <w:r w:rsidDel="00000000" w:rsidR="00000000" w:rsidRPr="00000000">
              <w:rPr>
                <w:rFonts w:ascii="Calibri" w:cs="Calibri" w:eastAsia="Calibri" w:hAnsi="Calibri"/>
                <w:rtl w:val="0"/>
              </w:rPr>
              <w:t xml:space="preserve">Mampu menganalisis dan menentukan kebutuhan audit kelayakan struktur bangunan gedung (</w:t>
            </w:r>
            <w:r w:rsidDel="00000000" w:rsidR="00000000" w:rsidRPr="00000000">
              <w:rPr>
                <w:rFonts w:ascii="Calibri" w:cs="Calibri" w:eastAsia="Calibri" w:hAnsi="Calibri"/>
                <w:i w:val="1"/>
                <w:iCs w:val="1"/>
                <w:rtl w:val="0"/>
              </w:rPr>
              <w:t xml:space="preserve">building structural integrity</w:t>
            </w:r>
            <w:r w:rsidDel="00000000" w:rsidR="00000000" w:rsidRPr="00000000">
              <w:rPr>
                <w:rFonts w:ascii="Calibri" w:cs="Calibri" w:eastAsia="Calibri" w:hAnsi="Calibri"/>
                <w:rtl w:val="0"/>
              </w:rPr>
              <w:t xml:space="preserve">) secara berkala.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konsep gedung ramah lingkungan (</w:t>
            </w:r>
            <w:r w:rsidDel="00000000" w:rsidR="00000000" w:rsidRPr="00000000">
              <w:rPr>
                <w:rFonts w:ascii="Calibri" w:cs="Calibri" w:eastAsia="Calibri" w:hAnsi="Calibri"/>
                <w:i w:val="1"/>
                <w:iCs w:val="1"/>
                <w:rtl w:val="0"/>
              </w:rPr>
              <w:t xml:space="preserve">Green Building</w:t>
            </w:r>
            <w:r w:rsidDel="00000000" w:rsidR="00000000" w:rsidRPr="00000000">
              <w:rPr>
                <w:rFonts w:ascii="Calibri" w:cs="Calibri" w:eastAsia="Calibri" w:hAnsi="Calibri"/>
                <w:rtl w:val="0"/>
              </w:rPr>
              <w:t xml:space="preserve">) dan merumuskan standar kriteria arsitektur teknis gedung kantor Bank Sultra yang modern dan hemat energi.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B">
            <w:pPr>
              <w:widowControl w:val="1"/>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merancang standar teknis </w:t>
            </w:r>
            <w:r w:rsidDel="00000000" w:rsidR="00000000" w:rsidRPr="00000000">
              <w:rPr>
                <w:rFonts w:ascii="Calibri" w:cs="Calibri" w:eastAsia="Calibri" w:hAnsi="Calibri"/>
                <w:i w:val="1"/>
                <w:iCs w:val="1"/>
                <w:rtl w:val="0"/>
              </w:rPr>
              <w:t xml:space="preserve">Smart &amp; Green Building Management System</w:t>
            </w:r>
            <w:r w:rsidDel="00000000" w:rsidR="00000000" w:rsidRPr="00000000">
              <w:rPr>
                <w:rFonts w:ascii="Calibri" w:cs="Calibri" w:eastAsia="Calibri" w:hAnsi="Calibri"/>
                <w:rtl w:val="0"/>
              </w:rPr>
              <w:t xml:space="preserve"> bagi seluruh gedung Kantor Pusat dan Cabang.</w:t>
            </w:r>
            <w:r w:rsidDel="00000000" w:rsidR="00000000" w:rsidRPr="00000000">
              <w:rPr>
                <w:rtl w:val="0"/>
              </w:rPr>
            </w:r>
          </w:p>
          <w:p w:rsidR="00000000" w:rsidDel="00000000" w:rsidP="00000000" w:rsidRDefault="00000000" w:rsidRPr="00000000" w14:paraId="000000EC">
            <w:pPr>
              <w:widowControl w:val="1"/>
              <w:numPr>
                <w:ilvl w:val="0"/>
                <w:numId w:val="69"/>
              </w:numPr>
              <w:spacing w:after="120" w:line="240" w:lineRule="auto"/>
              <w:ind w:left="300" w:hanging="360"/>
              <w:rPr/>
            </w:pPr>
            <w:r w:rsidDel="00000000" w:rsidR="00000000" w:rsidRPr="00000000">
              <w:rPr>
                <w:rFonts w:ascii="Calibri" w:cs="Calibri" w:eastAsia="Calibri" w:hAnsi="Calibri"/>
                <w:rtl w:val="0"/>
              </w:rPr>
              <w:t xml:space="preserve">Mampu merumuskan </w:t>
            </w:r>
            <w:r w:rsidDel="00000000" w:rsidR="00000000" w:rsidRPr="00000000">
              <w:rPr>
                <w:rFonts w:ascii="Calibri" w:cs="Calibri" w:eastAsia="Calibri" w:hAnsi="Calibri"/>
                <w:i w:val="1"/>
                <w:iCs w:val="1"/>
                <w:rtl w:val="0"/>
              </w:rPr>
              <w:t xml:space="preserve">master plan</w:t>
            </w:r>
            <w:r w:rsidDel="00000000" w:rsidR="00000000" w:rsidRPr="00000000">
              <w:rPr>
                <w:rFonts w:ascii="Calibri" w:cs="Calibri" w:eastAsia="Calibri" w:hAnsi="Calibri"/>
                <w:rtl w:val="0"/>
              </w:rPr>
              <w:t xml:space="preserve"> pemeliharaan dan modernisasi fasilitas infrastruktur fisik gedung Bank Sultra.</w:t>
            </w:r>
            <w:r w:rsidDel="00000000" w:rsidR="00000000" w:rsidRPr="00000000">
              <w:rPr>
                <w:rtl w:val="0"/>
              </w:rPr>
            </w:r>
          </w:p>
        </w:tc>
      </w:tr>
    </w:tbl>
    <w:p w:rsidR="00000000" w:rsidDel="00000000" w:rsidP="00000000" w:rsidRDefault="00000000" w:rsidRPr="00000000" w14:paraId="000000ED">
      <w:pPr>
        <w:pStyle w:val="Heading3"/>
        <w:widowControl w:val="1"/>
        <w:spacing w:after="80" w:before="280" w:line="276" w:lineRule="auto"/>
        <w:rPr>
          <w:rFonts w:ascii="Calibri" w:cs="Calibri" w:eastAsia="Calibri" w:hAnsi="Calibri"/>
          <w:color w:val="274e13"/>
          <w:sz w:val="24"/>
          <w:szCs w:val="24"/>
        </w:rPr>
      </w:pPr>
      <w:bookmarkStart w:colFirst="0" w:colLast="0" w:name="_heading=h.7d7vo0qbhd6k" w:id="25"/>
      <w:bookmarkEnd w:id="25"/>
      <w:r w:rsidDel="00000000" w:rsidR="00000000" w:rsidRPr="00000000">
        <w:rPr>
          <w:rtl w:val="0"/>
        </w:rPr>
      </w:r>
    </w:p>
    <w:p w:rsidR="00000000" w:rsidDel="00000000" w:rsidP="00000000" w:rsidRDefault="00000000" w:rsidRPr="00000000" w14:paraId="000000EE">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CGA-08: Manajemen Proyek Konstruksi &amp; Renovasi (Project Management)</w:t>
      </w:r>
    </w:p>
    <w:p w:rsidR="00000000" w:rsidDel="00000000" w:rsidP="00000000" w:rsidRDefault="00000000" w:rsidRPr="00000000" w14:paraId="000000EF">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mengorganisasikan, mengawasi, serta mengendalikan proyek pembangunan, perbaikan, dan renovasi fisik gedung kantor Bank Sultra sesuai target waktu, biaya, dan mutu standar perbankan.</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dokumen gambar kerja, Rencana Anggaran Biaya (RAB), serta mengumpulkan laporan progres mingguan kontraktor.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0F3">
            <w:pPr>
              <w:widowControl w:val="1"/>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menentukan dan menunjukkan dokumen rancangan fisik, gambar kerja, dan jadwal kerja (</w:t>
            </w:r>
            <w:r w:rsidDel="00000000" w:rsidR="00000000" w:rsidRPr="00000000">
              <w:rPr>
                <w:rFonts w:ascii="Calibri" w:cs="Calibri" w:eastAsia="Calibri" w:hAnsi="Calibri"/>
                <w:i w:val="1"/>
                <w:iCs w:val="1"/>
                <w:rtl w:val="0"/>
              </w:rPr>
              <w:t xml:space="preserve">S-Curve</w:t>
            </w:r>
            <w:r w:rsidDel="00000000" w:rsidR="00000000" w:rsidRPr="00000000">
              <w:rPr>
                <w:rFonts w:ascii="Calibri" w:cs="Calibri" w:eastAsia="Calibri" w:hAnsi="Calibri"/>
                <w:rtl w:val="0"/>
              </w:rPr>
              <w:t xml:space="preserve">) proyek renovasi.</w:t>
            </w:r>
            <w:r w:rsidDel="00000000" w:rsidR="00000000" w:rsidRPr="00000000">
              <w:rPr>
                <w:rtl w:val="0"/>
              </w:rPr>
            </w:r>
          </w:p>
          <w:p w:rsidR="00000000" w:rsidDel="00000000" w:rsidP="00000000" w:rsidRDefault="00000000" w:rsidRPr="00000000" w14:paraId="000000F4">
            <w:pPr>
              <w:widowControl w:val="1"/>
              <w:numPr>
                <w:ilvl w:val="0"/>
                <w:numId w:val="78"/>
              </w:numPr>
              <w:spacing w:after="120" w:line="240" w:lineRule="auto"/>
              <w:ind w:left="300" w:hanging="360"/>
              <w:rPr/>
            </w:pPr>
            <w:r w:rsidDel="00000000" w:rsidR="00000000" w:rsidRPr="00000000">
              <w:rPr>
                <w:rFonts w:ascii="Calibri" w:cs="Calibri" w:eastAsia="Calibri" w:hAnsi="Calibri"/>
                <w:rtl w:val="0"/>
              </w:rPr>
              <w:t xml:space="preserve">Mampu mendokumentasikan foto progres perkembangan fisik di lapangan secara rapi.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kualifikasi pekerjaan fisik gedung, standar interior/</w:t>
            </w:r>
            <w:r w:rsidDel="00000000" w:rsidR="00000000" w:rsidRPr="00000000">
              <w:rPr>
                <w:rFonts w:ascii="Calibri" w:cs="Calibri" w:eastAsia="Calibri" w:hAnsi="Calibri"/>
                <w:i w:val="1"/>
                <w:iCs w:val="1"/>
                <w:rtl w:val="0"/>
              </w:rPr>
              <w:t xml:space="preserve">layout</w:t>
            </w:r>
            <w:r w:rsidDel="00000000" w:rsidR="00000000" w:rsidRPr="00000000">
              <w:rPr>
                <w:rFonts w:ascii="Calibri" w:cs="Calibri" w:eastAsia="Calibri" w:hAnsi="Calibri"/>
                <w:rtl w:val="0"/>
              </w:rPr>
              <w:t xml:space="preserve"> Bank Sultra, serta memverifikasi laporan hasil pemantauan proyek.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120" w:before="0" w:line="240" w:lineRule="auto"/>
              <w:ind w:left="275"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 memeriksa</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kesesuaian spesifikasi material fisik yang digunakan kontraktor dengan dokumen kontrak</w:t>
            </w:r>
            <w:r w:rsidDel="00000000" w:rsidR="00000000" w:rsidRPr="00000000">
              <w:rPr>
                <w:rtl w:val="0"/>
              </w:rPr>
            </w:r>
          </w:p>
          <w:p w:rsidR="00000000" w:rsidDel="00000000" w:rsidP="00000000" w:rsidRDefault="00000000" w:rsidRPr="00000000" w14:paraId="000000F9">
            <w:pPr>
              <w:widowControl w:val="1"/>
              <w:numPr>
                <w:ilvl w:val="0"/>
                <w:numId w:val="96"/>
              </w:numPr>
              <w:spacing w:after="120" w:line="240" w:lineRule="auto"/>
              <w:ind w:left="275" w:hanging="360"/>
              <w:rPr/>
            </w:pPr>
            <w:r w:rsidDel="00000000" w:rsidR="00000000" w:rsidRPr="00000000">
              <w:rPr>
                <w:rFonts w:ascii="Calibri" w:cs="Calibri" w:eastAsia="Calibri" w:hAnsi="Calibri"/>
                <w:rtl w:val="0"/>
              </w:rPr>
              <w:t xml:space="preserve">Mampu menjelaskan tahapan pekerjaan renovasi interior/eksterior sesuai dengan standar sampel perbankan.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pengawasan lapangan pada proyek renovasi kantor, mengelola proses serah terima pekerjaan (ST-1/ST-2), serta menyelesaikan </w:t>
            </w:r>
            <w:r w:rsidDel="00000000" w:rsidR="00000000" w:rsidRPr="00000000">
              <w:rPr>
                <w:rFonts w:ascii="Calibri" w:cs="Calibri" w:eastAsia="Calibri" w:hAnsi="Calibri"/>
                <w:i w:val="1"/>
                <w:iCs w:val="1"/>
                <w:rtl w:val="0"/>
              </w:rPr>
              <w:t xml:space="preserve">addendum</w:t>
            </w:r>
            <w:r w:rsidDel="00000000" w:rsidR="00000000" w:rsidRPr="00000000">
              <w:rPr>
                <w:rFonts w:ascii="Calibri" w:cs="Calibri" w:eastAsia="Calibri" w:hAnsi="Calibri"/>
                <w:rtl w:val="0"/>
              </w:rPr>
              <w:t xml:space="preserve"> minor.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D">
            <w:pPr>
              <w:widowControl w:val="1"/>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mengawasi pelaksanaan proyek renovasi/ pembangunan kantor cabang agar sesuai dengan jadwal dan spesifikasi KAK.</w:t>
            </w:r>
            <w:r w:rsidDel="00000000" w:rsidR="00000000" w:rsidRPr="00000000">
              <w:rPr>
                <w:rtl w:val="0"/>
              </w:rPr>
            </w:r>
          </w:p>
          <w:p w:rsidR="00000000" w:rsidDel="00000000" w:rsidP="00000000" w:rsidRDefault="00000000" w:rsidRPr="00000000" w14:paraId="000000FE">
            <w:pPr>
              <w:widowControl w:val="1"/>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mengelola proses pemeriksaan fisik pekerjaan dan penyusunan Berita Acara Serah Terima (BAST) pekerjaan.</w:t>
            </w:r>
            <w:r w:rsidDel="00000000" w:rsidR="00000000" w:rsidRPr="00000000">
              <w:rPr>
                <w:rtl w:val="0"/>
              </w:rPr>
            </w:r>
          </w:p>
          <w:p w:rsidR="00000000" w:rsidDel="00000000" w:rsidP="00000000" w:rsidRDefault="00000000" w:rsidRPr="00000000" w14:paraId="000000FF">
            <w:pPr>
              <w:widowControl w:val="1"/>
              <w:numPr>
                <w:ilvl w:val="0"/>
                <w:numId w:val="12"/>
              </w:numPr>
              <w:spacing w:after="120" w:line="240" w:lineRule="auto"/>
              <w:ind w:left="300" w:hanging="360"/>
              <w:rPr/>
            </w:pPr>
            <w:r w:rsidDel="00000000" w:rsidR="00000000" w:rsidRPr="00000000">
              <w:rPr>
                <w:rFonts w:ascii="Calibri" w:cs="Calibri" w:eastAsia="Calibri" w:hAnsi="Calibri"/>
                <w:rtl w:val="0"/>
              </w:rPr>
              <w:t xml:space="preserve">Mampu memproses penanganan kendala teknis pekerjaan fisik di lapangan bersama konsultan pengawas dan kontraktor.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deviasi jadwal dan anggaran (</w:t>
            </w:r>
            <w:r w:rsidDel="00000000" w:rsidR="00000000" w:rsidRPr="00000000">
              <w:rPr>
                <w:rFonts w:ascii="Calibri" w:cs="Calibri" w:eastAsia="Calibri" w:hAnsi="Calibri"/>
                <w:i w:val="1"/>
                <w:iCs w:val="1"/>
                <w:rtl w:val="0"/>
              </w:rPr>
              <w:t xml:space="preserve">variance analysis</w:t>
            </w:r>
            <w:r w:rsidDel="00000000" w:rsidR="00000000" w:rsidRPr="00000000">
              <w:rPr>
                <w:rFonts w:ascii="Calibri" w:cs="Calibri" w:eastAsia="Calibri" w:hAnsi="Calibri"/>
                <w:rtl w:val="0"/>
              </w:rPr>
              <w:t xml:space="preserve">), mengevaluasi mutu konstruksi, serta mengendalikan risiko keterlambatan proyek.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3">
            <w:pPr>
              <w:widowControl w:val="1"/>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keterlambatan pekerjaan berdasarkan Kurva-S dan merekomendasikan langkah percepatan (</w:t>
            </w:r>
            <w:r w:rsidDel="00000000" w:rsidR="00000000" w:rsidRPr="00000000">
              <w:rPr>
                <w:rFonts w:ascii="Calibri" w:cs="Calibri" w:eastAsia="Calibri" w:hAnsi="Calibri"/>
                <w:i w:val="1"/>
                <w:iCs w:val="1"/>
                <w:rtl w:val="0"/>
              </w:rPr>
              <w:t xml:space="preserve">acceleration plan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04">
            <w:pPr>
              <w:widowControl w:val="1"/>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mengevaluasi untuk mengambil keputusan atas usulan perubahan pekerjaan (</w:t>
            </w:r>
            <w:r w:rsidDel="00000000" w:rsidR="00000000" w:rsidRPr="00000000">
              <w:rPr>
                <w:rFonts w:ascii="Calibri" w:cs="Calibri" w:eastAsia="Calibri" w:hAnsi="Calibri"/>
                <w:i w:val="1"/>
                <w:iCs w:val="1"/>
                <w:rtl w:val="0"/>
              </w:rPr>
              <w:t xml:space="preserve">Change Order/Addendum</w:t>
            </w:r>
            <w:r w:rsidDel="00000000" w:rsidR="00000000" w:rsidRPr="00000000">
              <w:rPr>
                <w:rFonts w:ascii="Calibri" w:cs="Calibri" w:eastAsia="Calibri" w:hAnsi="Calibri"/>
                <w:rtl w:val="0"/>
              </w:rPr>
              <w:t xml:space="preserve">) baik dari segi biaya maupun keterpaparan waktu proyek.</w:t>
            </w:r>
            <w:r w:rsidDel="00000000" w:rsidR="00000000" w:rsidRPr="00000000">
              <w:rPr>
                <w:rtl w:val="0"/>
              </w:rPr>
            </w:r>
          </w:p>
          <w:p w:rsidR="00000000" w:rsidDel="00000000" w:rsidP="00000000" w:rsidRDefault="00000000" w:rsidRPr="00000000" w14:paraId="00000105">
            <w:pPr>
              <w:widowControl w:val="1"/>
              <w:numPr>
                <w:ilvl w:val="0"/>
                <w:numId w:val="13"/>
              </w:numPr>
              <w:spacing w:after="120" w:line="240" w:lineRule="auto"/>
              <w:ind w:left="300" w:hanging="360"/>
              <w:rPr/>
            </w:pPr>
            <w:r w:rsidDel="00000000" w:rsidR="00000000" w:rsidRPr="00000000">
              <w:rPr>
                <w:rFonts w:ascii="Calibri" w:cs="Calibri" w:eastAsia="Calibri" w:hAnsi="Calibri"/>
                <w:rtl w:val="0"/>
              </w:rPr>
              <w:t xml:space="preserve">Mampu menganalisis dan menentukan kualitas hasil akhir pekerjaan renovasi terhadap potensi kecacatan atau kebocoran pasca-konstruksi.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Panduan Standar Desain &amp; Konstruksi (</w:t>
            </w:r>
            <w:r w:rsidDel="00000000" w:rsidR="00000000" w:rsidRPr="00000000">
              <w:rPr>
                <w:rFonts w:ascii="Calibri" w:cs="Calibri" w:eastAsia="Calibri" w:hAnsi="Calibri"/>
                <w:i w:val="1"/>
                <w:iCs w:val="1"/>
                <w:rtl w:val="0"/>
              </w:rPr>
              <w:t xml:space="preserve">Standard Corporate Architecture &amp; Interior Design</w:t>
            </w:r>
            <w:r w:rsidDel="00000000" w:rsidR="00000000" w:rsidRPr="00000000">
              <w:rPr>
                <w:rFonts w:ascii="Calibri" w:cs="Calibri" w:eastAsia="Calibri" w:hAnsi="Calibri"/>
                <w:rtl w:val="0"/>
              </w:rPr>
              <w:t xml:space="preserve">) jaringan kantor Bank Sultra serta memimpin portofolio proyek strategis.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9">
            <w:pPr>
              <w:widowControl w:val="1"/>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merancang Pedoman Standar Arsitektur, Interior, dan Tata Layanan Fisik Kantor Bank Sultra.</w:t>
            </w:r>
            <w:r w:rsidDel="00000000" w:rsidR="00000000" w:rsidRPr="00000000">
              <w:rPr>
                <w:rtl w:val="0"/>
              </w:rPr>
            </w:r>
          </w:p>
          <w:p w:rsidR="00000000" w:rsidDel="00000000" w:rsidP="00000000" w:rsidRDefault="00000000" w:rsidRPr="00000000" w14:paraId="0000010A">
            <w:pPr>
              <w:widowControl w:val="1"/>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merumuskan strategi tata kelola manajemen portofolio ekspansi gedung dan renovasi jaringan kantor secara efisien.</w:t>
            </w:r>
            <w:r w:rsidDel="00000000" w:rsidR="00000000" w:rsidRPr="00000000">
              <w:rPr>
                <w:rtl w:val="0"/>
              </w:rPr>
            </w:r>
          </w:p>
        </w:tc>
      </w:tr>
    </w:tbl>
    <w:p w:rsidR="00000000" w:rsidDel="00000000" w:rsidP="00000000" w:rsidRDefault="00000000" w:rsidRPr="00000000" w14:paraId="0000010B">
      <w:pPr>
        <w:pStyle w:val="Heading3"/>
        <w:widowControl w:val="1"/>
        <w:spacing w:after="80" w:before="280" w:line="276" w:lineRule="auto"/>
        <w:rPr>
          <w:rFonts w:ascii="Calibri" w:cs="Calibri" w:eastAsia="Calibri" w:hAnsi="Calibri"/>
          <w:color w:val="274e13"/>
        </w:rPr>
      </w:pPr>
      <w:bookmarkStart w:colFirst="0" w:colLast="0" w:name="_heading=h.6t1jahf4knt1" w:id="26"/>
      <w:bookmarkEnd w:id="26"/>
      <w:r w:rsidDel="00000000" w:rsidR="00000000" w:rsidRPr="00000000">
        <w:rPr>
          <w:rtl w:val="0"/>
        </w:rPr>
      </w:r>
    </w:p>
    <w:p w:rsidR="00000000" w:rsidDel="00000000" w:rsidP="00000000" w:rsidRDefault="00000000" w:rsidRPr="00000000" w14:paraId="0000010C">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CGA-09: Keselamatan, Kesehatan Kerja &amp; Pengamanan (K3 &amp; Security Management)</w:t>
      </w:r>
    </w:p>
    <w:p w:rsidR="00000000" w:rsidDel="00000000" w:rsidP="00000000" w:rsidRDefault="00000000" w:rsidRPr="00000000" w14:paraId="0000010D">
      <w:pPr>
        <w:widowControl w:val="1"/>
        <w:spacing w:after="240" w:line="276" w:lineRule="auto"/>
        <w:rPr>
          <w:rFonts w:ascii="Calibri" w:cs="Calibri" w:eastAsia="Calibri" w:hAnsi="Calibri"/>
          <w:highlight w:val="yellow"/>
          <w:u w:val="single"/>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menerapkan, serta mengawasi sistem manajemen keselamatan, kesehatan kerja, penanggulangan bencana, dan pengamanan fisik pegawai, nasabah, serta aset Bank Sultra.</w:t>
      </w:r>
      <w:r w:rsidDel="00000000" w:rsidR="00000000" w:rsidRPr="00000000">
        <w:rPr>
          <w:rtl w:val="0"/>
        </w:rPr>
      </w:r>
    </w:p>
    <w:tbl>
      <w:tblPr>
        <w:tblStyle w:val="Table9"/>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0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0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peralatan Keselamatan dan Kesehatan Kerja (K3) seperti APAR, CCTV, alarm, serta mengamati kepatuhan pos pengamanan kantor.</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1">
            <w:pPr>
              <w:widowControl w:val="1"/>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menentukan dan menjelaskan lokasi dan masa berlaku Alat Pemadam Api Ringan (APAR), jalur evakuasi, dan perangkat CCTV.</w:t>
            </w:r>
            <w:r w:rsidDel="00000000" w:rsidR="00000000" w:rsidRPr="00000000">
              <w:rPr>
                <w:rtl w:val="0"/>
              </w:rPr>
            </w:r>
          </w:p>
          <w:p w:rsidR="00000000" w:rsidDel="00000000" w:rsidP="00000000" w:rsidRDefault="00000000" w:rsidRPr="00000000" w14:paraId="00000112">
            <w:pPr>
              <w:widowControl w:val="1"/>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mencatat buku tamu dan aktivitas serah terima tugas harian personel satuan pengamanan (Satpam).</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1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SOP Tanggap Darurat Bencana, standar pengamanan perbankan dari Kepolisian, serta memverifikasi kelaikan alat proteksi kebakaran.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6">
            <w:pPr>
              <w:widowControl w:val="1"/>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memeriksa kesiapan operasional alat pemadam kebakaran, </w:t>
            </w:r>
            <w:r w:rsidDel="00000000" w:rsidR="00000000" w:rsidRPr="00000000">
              <w:rPr>
                <w:rFonts w:ascii="Calibri" w:cs="Calibri" w:eastAsia="Calibri" w:hAnsi="Calibri"/>
                <w:i w:val="1"/>
                <w:iCs w:val="1"/>
                <w:rtl w:val="0"/>
              </w:rPr>
              <w:t xml:space="preserve">smoke detector</w:t>
            </w:r>
            <w:r w:rsidDel="00000000" w:rsidR="00000000" w:rsidRPr="00000000">
              <w:rPr>
                <w:rFonts w:ascii="Calibri" w:cs="Calibri" w:eastAsia="Calibri" w:hAnsi="Calibri"/>
                <w:rtl w:val="0"/>
              </w:rPr>
              <w:t xml:space="preserve">, dan sistem pengamanan fisik gedung.</w:t>
            </w:r>
            <w:r w:rsidDel="00000000" w:rsidR="00000000" w:rsidRPr="00000000">
              <w:rPr>
                <w:rtl w:val="0"/>
              </w:rPr>
            </w:r>
          </w:p>
          <w:p w:rsidR="00000000" w:rsidDel="00000000" w:rsidP="00000000" w:rsidRDefault="00000000" w:rsidRPr="00000000" w14:paraId="00000117">
            <w:pPr>
              <w:widowControl w:val="1"/>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menjelaskan rute evakuasi dan prosedur tanggap darurat kebakaran/gempa kepada karyawan di unit kerja.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1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simulasi tanggap darurat (</w:t>
            </w:r>
            <w:r w:rsidDel="00000000" w:rsidR="00000000" w:rsidRPr="00000000">
              <w:rPr>
                <w:rFonts w:ascii="Calibri" w:cs="Calibri" w:eastAsia="Calibri" w:hAnsi="Calibri"/>
                <w:i w:val="1"/>
                <w:iCs w:val="1"/>
                <w:rtl w:val="0"/>
              </w:rPr>
              <w:t xml:space="preserve">fire drill/evacuation drill</w:t>
            </w:r>
            <w:r w:rsidDel="00000000" w:rsidR="00000000" w:rsidRPr="00000000">
              <w:rPr>
                <w:rFonts w:ascii="Calibri" w:cs="Calibri" w:eastAsia="Calibri" w:hAnsi="Calibri"/>
                <w:rtl w:val="0"/>
              </w:rPr>
              <w:t xml:space="preserve">), mengkoordinasikan penugasan alokasi Satpam, serta mengelola investigasi insiden K3 minor.</w:t>
            </w:r>
          </w:p>
          <w:p w:rsidR="00000000" w:rsidDel="00000000" w:rsidP="00000000" w:rsidRDefault="00000000" w:rsidRPr="00000000" w14:paraId="0000011A">
            <w:pPr>
              <w:spacing w:after="120" w:line="240" w:lineRule="auto"/>
              <w:rPr>
                <w:rFonts w:ascii="Calibri" w:cs="Calibri" w:eastAsia="Calibri" w:hAnsi="Calibri"/>
              </w:rPr>
            </w:pP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C">
            <w:pPr>
              <w:widowControl w:val="1"/>
              <w:numPr>
                <w:ilvl w:val="0"/>
                <w:numId w:val="42"/>
              </w:numPr>
              <w:spacing w:after="120" w:line="240" w:lineRule="auto"/>
              <w:ind w:left="300" w:hanging="360"/>
              <w:rPr/>
            </w:pPr>
            <w:r w:rsidDel="00000000" w:rsidR="00000000" w:rsidRPr="00000000">
              <w:rPr>
                <w:rFonts w:ascii="Calibri" w:cs="Calibri" w:eastAsia="Calibri" w:hAnsi="Calibri"/>
                <w:rtl w:val="0"/>
              </w:rPr>
              <w:t xml:space="preserve">Mampu mengorganisir pelaksanaan simulasi penanggulangan kebakaran dan evakuasi darurat bagi seluruh pegawai gedung.</w:t>
            </w:r>
            <w:r w:rsidDel="00000000" w:rsidR="00000000" w:rsidRPr="00000000">
              <w:rPr>
                <w:rtl w:val="0"/>
              </w:rPr>
            </w:r>
          </w:p>
          <w:p w:rsidR="00000000" w:rsidDel="00000000" w:rsidP="00000000" w:rsidRDefault="00000000" w:rsidRPr="00000000" w14:paraId="0000011D">
            <w:pPr>
              <w:widowControl w:val="1"/>
              <w:numPr>
                <w:ilvl w:val="0"/>
                <w:numId w:val="42"/>
              </w:numPr>
              <w:spacing w:after="120" w:line="240" w:lineRule="auto"/>
              <w:ind w:left="300" w:hanging="360"/>
              <w:rPr/>
            </w:pPr>
            <w:r w:rsidDel="00000000" w:rsidR="00000000" w:rsidRPr="00000000">
              <w:rPr>
                <w:rFonts w:ascii="Calibri" w:cs="Calibri" w:eastAsia="Calibri" w:hAnsi="Calibri"/>
                <w:rtl w:val="0"/>
              </w:rPr>
              <w:t xml:space="preserve">Mampu mengelola operasional pengamanan harian kantor dan jadwal piket alokasi personel Satpam di seluruh lokasi.</w:t>
            </w:r>
            <w:r w:rsidDel="00000000" w:rsidR="00000000" w:rsidRPr="00000000">
              <w:rPr>
                <w:rtl w:val="0"/>
              </w:rPr>
            </w:r>
          </w:p>
          <w:p w:rsidR="00000000" w:rsidDel="00000000" w:rsidP="00000000" w:rsidRDefault="00000000" w:rsidRPr="00000000" w14:paraId="0000011E">
            <w:pPr>
              <w:widowControl w:val="1"/>
              <w:numPr>
                <w:ilvl w:val="0"/>
                <w:numId w:val="42"/>
              </w:numPr>
              <w:spacing w:after="120" w:line="240" w:lineRule="auto"/>
              <w:ind w:left="300" w:hanging="360"/>
              <w:rPr/>
            </w:pPr>
            <w:r w:rsidDel="00000000" w:rsidR="00000000" w:rsidRPr="00000000">
              <w:rPr>
                <w:rFonts w:ascii="Calibri" w:cs="Calibri" w:eastAsia="Calibri" w:hAnsi="Calibri"/>
                <w:rtl w:val="0"/>
              </w:rPr>
              <w:t xml:space="preserve">Mampu melakukan investigasi awal atas insiden keselamatan kerja atau gangguan keamanan fisik kantor.</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F">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20">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potensi bahaya (</w:t>
            </w:r>
            <w:r w:rsidDel="00000000" w:rsidR="00000000" w:rsidRPr="00000000">
              <w:rPr>
                <w:rFonts w:ascii="Calibri" w:cs="Calibri" w:eastAsia="Calibri" w:hAnsi="Calibri"/>
                <w:i w:val="1"/>
                <w:iCs w:val="1"/>
                <w:rtl w:val="0"/>
              </w:rPr>
              <w:t xml:space="preserve">Hazard Identification and Risk Assessment</w:t>
            </w:r>
            <w:r w:rsidDel="00000000" w:rsidR="00000000" w:rsidRPr="00000000">
              <w:rPr>
                <w:rFonts w:ascii="Calibri" w:cs="Calibri" w:eastAsia="Calibri" w:hAnsi="Calibri"/>
                <w:rtl w:val="0"/>
              </w:rPr>
              <w:t xml:space="preserve"> - HIRA), mengevaluasi kinerja penyedia tenaga kerja Satpam, serta menyusun mitigasi risiko keamanan perbankan.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1">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2">
            <w:pPr>
              <w:widowControl w:val="1"/>
              <w:numPr>
                <w:ilvl w:val="0"/>
                <w:numId w:val="44"/>
              </w:numPr>
              <w:spacing w:after="100" w:line="240" w:lineRule="auto"/>
              <w:ind w:left="300" w:hanging="360"/>
              <w:rPr/>
            </w:pPr>
            <w:r w:rsidDel="00000000" w:rsidR="00000000" w:rsidRPr="00000000">
              <w:rPr>
                <w:rFonts w:ascii="Calibri" w:cs="Calibri" w:eastAsia="Calibri" w:hAnsi="Calibri"/>
                <w:rtl w:val="0"/>
              </w:rPr>
              <w:t xml:space="preserve">Mampu menganalisis dan menentukan titik-titik rawan keamanan gedung dan mengusulkan penambahan proteksi keamanan secara proporsional.</w:t>
            </w:r>
            <w:r w:rsidDel="00000000" w:rsidR="00000000" w:rsidRPr="00000000">
              <w:rPr>
                <w:rtl w:val="0"/>
              </w:rPr>
            </w:r>
          </w:p>
          <w:p w:rsidR="00000000" w:rsidDel="00000000" w:rsidP="00000000" w:rsidRDefault="00000000" w:rsidRPr="00000000" w14:paraId="00000123">
            <w:pPr>
              <w:widowControl w:val="1"/>
              <w:numPr>
                <w:ilvl w:val="0"/>
                <w:numId w:val="44"/>
              </w:numPr>
              <w:spacing w:after="100" w:line="240" w:lineRule="auto"/>
              <w:ind w:left="300" w:hanging="360"/>
              <w:rPr/>
            </w:pPr>
            <w:sdt>
              <w:sdtPr>
                <w:id w:val="-1337822645"/>
                <w:tag w:val="goog_rdk_1"/>
              </w:sdtPr>
              <w:sdtContent>
                <w:commentRangeStart w:id="1"/>
              </w:sdtContent>
            </w:sdt>
            <w:r w:rsidDel="00000000" w:rsidR="00000000" w:rsidRPr="00000000">
              <w:rPr>
                <w:rFonts w:ascii="Calibri" w:cs="Calibri" w:eastAsia="Calibri" w:hAnsi="Calibri"/>
                <w:rtl w:val="0"/>
              </w:rPr>
              <w:t xml:space="preserve">Mampu mengevaluasi dan menyimpulkan Kinerja Tenaga Kerja Alih Daya (</w:t>
            </w:r>
            <w:r w:rsidDel="00000000" w:rsidR="00000000" w:rsidRPr="00000000">
              <w:rPr>
                <w:rFonts w:ascii="Calibri" w:cs="Calibri" w:eastAsia="Calibri" w:hAnsi="Calibri"/>
                <w:i w:val="1"/>
                <w:iCs w:val="1"/>
                <w:rtl w:val="0"/>
              </w:rPr>
              <w:t xml:space="preserve">Outsourcing</w:t>
            </w:r>
            <w:r w:rsidDel="00000000" w:rsidR="00000000" w:rsidRPr="00000000">
              <w:rPr>
                <w:rFonts w:ascii="Calibri" w:cs="Calibri" w:eastAsia="Calibri" w:hAnsi="Calibri"/>
                <w:rtl w:val="0"/>
              </w:rPr>
              <w:t xml:space="preserve">) Satpam dan kepatuhan terhadap regulasi Kepolisian.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4">
            <w:pPr>
              <w:widowControl w:val="1"/>
              <w:numPr>
                <w:ilvl w:val="0"/>
                <w:numId w:val="44"/>
              </w:numPr>
              <w:spacing w:after="100" w:line="240" w:lineRule="auto"/>
              <w:ind w:left="300" w:hanging="360"/>
              <w:rPr/>
            </w:pPr>
            <w:r w:rsidDel="00000000" w:rsidR="00000000" w:rsidRPr="00000000">
              <w:rPr>
                <w:rFonts w:ascii="Calibri" w:cs="Calibri" w:eastAsia="Calibri" w:hAnsi="Calibri"/>
                <w:rtl w:val="0"/>
              </w:rPr>
              <w:t xml:space="preserve">Mampu menganalisis dan menentukan tingkat kerentanan fisik gedung dari bahaya bencana alam serta merumuskan rencana tanggap darurat (</w:t>
            </w:r>
            <w:r w:rsidDel="00000000" w:rsidR="00000000" w:rsidRPr="00000000">
              <w:rPr>
                <w:rFonts w:ascii="Calibri" w:cs="Calibri" w:eastAsia="Calibri" w:hAnsi="Calibri"/>
                <w:i w:val="1"/>
                <w:iCs w:val="1"/>
                <w:rtl w:val="0"/>
              </w:rPr>
              <w:t xml:space="preserve">Emergency Response Plan</w:t>
            </w:r>
            <w:r w:rsidDel="00000000" w:rsidR="00000000" w:rsidRPr="00000000">
              <w:rPr>
                <w:rFonts w:ascii="Calibri" w:cs="Calibri" w:eastAsia="Calibri" w:hAnsi="Calibri"/>
                <w:rtl w:val="0"/>
              </w:rPr>
              <w:t xml:space="preserve">).</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5">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26">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Sistem Manajemen K3 (SMK3) dan Strategi Pengamanan Terpadu (</w:t>
            </w:r>
            <w:r w:rsidDel="00000000" w:rsidR="00000000" w:rsidRPr="00000000">
              <w:rPr>
                <w:rFonts w:ascii="Calibri" w:cs="Calibri" w:eastAsia="Calibri" w:hAnsi="Calibri"/>
                <w:i w:val="1"/>
                <w:iCs w:val="1"/>
                <w:rtl w:val="0"/>
              </w:rPr>
              <w:t xml:space="preserve">Integrated Physical Security Framework</w:t>
            </w:r>
            <w:r w:rsidDel="00000000" w:rsidR="00000000" w:rsidRPr="00000000">
              <w:rPr>
                <w:rFonts w:ascii="Calibri" w:cs="Calibri" w:eastAsia="Calibri" w:hAnsi="Calibri"/>
                <w:rtl w:val="0"/>
              </w:rPr>
              <w:t xml:space="preserve">) yang terhubung dengan </w:t>
            </w:r>
            <w:r w:rsidDel="00000000" w:rsidR="00000000" w:rsidRPr="00000000">
              <w:rPr>
                <w:rFonts w:ascii="Calibri" w:cs="Calibri" w:eastAsia="Calibri" w:hAnsi="Calibri"/>
                <w:i w:val="1"/>
                <w:iCs w:val="1"/>
                <w:rtl w:val="0"/>
              </w:rPr>
              <w:t xml:space="preserve">Business Continuity Plan</w:t>
            </w:r>
            <w:r w:rsidDel="00000000" w:rsidR="00000000" w:rsidRPr="00000000">
              <w:rPr>
                <w:rFonts w:ascii="Calibri" w:cs="Calibri" w:eastAsia="Calibri" w:hAnsi="Calibri"/>
                <w:rtl w:val="0"/>
              </w:rPr>
              <w:t xml:space="preserve"> (BCP)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7">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8">
            <w:pPr>
              <w:widowControl w:val="1"/>
              <w:numPr>
                <w:ilvl w:val="0"/>
                <w:numId w:val="22"/>
              </w:numPr>
              <w:spacing w:after="100"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Mampu merancang Kebijakan SMK3 dan Sistem Pengamanan Fisik Terpadu Bank Sultra yang tersertifikasi sesuai regulasi.</w:t>
            </w:r>
          </w:p>
          <w:p w:rsidR="00000000" w:rsidDel="00000000" w:rsidP="00000000" w:rsidRDefault="00000000" w:rsidRPr="00000000" w14:paraId="00000129">
            <w:pPr>
              <w:widowControl w:val="1"/>
              <w:numPr>
                <w:ilvl w:val="0"/>
                <w:numId w:val="22"/>
              </w:numPr>
              <w:spacing w:after="100"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Mampu merumuskan arsitektur pengamanan gedung dan fasilitas vital bank dalam kerangka Penanggulangan Bencana Kebencanaan Bisnis (BCP/DRP).</w:t>
            </w:r>
          </w:p>
        </w:tc>
      </w:tr>
    </w:tbl>
    <w:p w:rsidR="00000000" w:rsidDel="00000000" w:rsidP="00000000" w:rsidRDefault="00000000" w:rsidRPr="00000000" w14:paraId="0000012A">
      <w:pPr>
        <w:pStyle w:val="Heading3"/>
        <w:widowControl w:val="1"/>
        <w:spacing w:after="80" w:before="280" w:line="276" w:lineRule="auto"/>
        <w:rPr>
          <w:rFonts w:ascii="Calibri" w:cs="Calibri" w:eastAsia="Calibri" w:hAnsi="Calibri"/>
          <w:color w:val="274e13"/>
          <w:sz w:val="16"/>
          <w:szCs w:val="16"/>
        </w:rPr>
      </w:pPr>
      <w:bookmarkStart w:colFirst="0" w:colLast="0" w:name="_heading=h.ku8o7twxehim" w:id="27"/>
      <w:bookmarkEnd w:id="27"/>
      <w:r w:rsidDel="00000000" w:rsidR="00000000" w:rsidRPr="00000000">
        <w:rPr>
          <w:rtl w:val="0"/>
        </w:rPr>
      </w:r>
    </w:p>
    <w:p w:rsidR="00000000" w:rsidDel="00000000" w:rsidP="00000000" w:rsidRDefault="00000000" w:rsidRPr="00000000" w14:paraId="0000012B">
      <w:pPr>
        <w:pStyle w:val="Heading3"/>
        <w:widowControl w:val="1"/>
        <w:spacing w:after="80" w:before="360" w:line="276" w:lineRule="auto"/>
        <w:rPr>
          <w:rFonts w:ascii="Calibri" w:cs="Calibri" w:eastAsia="Calibri" w:hAnsi="Calibri"/>
          <w:sz w:val="29"/>
          <w:szCs w:val="29"/>
        </w:rPr>
      </w:pPr>
      <w:sdt>
        <w:sdtPr>
          <w:id w:val="-215607810"/>
          <w:tag w:val="goog_rdk_2"/>
        </w:sdtPr>
        <w:sdtContent>
          <w:commentRangeStart w:id="2"/>
        </w:sdtContent>
      </w:sdt>
      <w:r w:rsidDel="00000000" w:rsidR="00000000" w:rsidRPr="00000000">
        <w:rPr>
          <w:rFonts w:ascii="Calibri" w:cs="Calibri" w:eastAsia="Calibri" w:hAnsi="Calibri"/>
          <w:sz w:val="29"/>
          <w:szCs w:val="29"/>
          <w:rtl w:val="0"/>
        </w:rPr>
        <w:t xml:space="preserve">CGA-10: Pengelolaan Layanan Kebersihan &amp; Kenyamanan Kerja (Housekeeping &amp; Facility Hygiene Management)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C">
      <w:pPr>
        <w:widowControl w:val="1"/>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mengawasi, dan memastikan kebersihan, kerapian, keasrian, serta kenyamanan lingkungan kerja interior dan eksterior seluruh jaringan kantor Bank Sultra.</w:t>
      </w:r>
    </w:p>
    <w:tbl>
      <w:tblPr>
        <w:tblStyle w:val="Table10"/>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2D">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2E">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standar kebersihan area kantor (</w:t>
            </w:r>
            <w:r w:rsidDel="00000000" w:rsidR="00000000" w:rsidRPr="00000000">
              <w:rPr>
                <w:rFonts w:ascii="Calibri" w:cs="Calibri" w:eastAsia="Calibri" w:hAnsi="Calibri"/>
                <w:i w:val="1"/>
                <w:iCs w:val="1"/>
                <w:rtl w:val="0"/>
              </w:rPr>
              <w:t xml:space="preserve">Banking Hall,</w:t>
            </w:r>
            <w:r w:rsidDel="00000000" w:rsidR="00000000" w:rsidRPr="00000000">
              <w:rPr>
                <w:rFonts w:ascii="Calibri" w:cs="Calibri" w:eastAsia="Calibri" w:hAnsi="Calibri"/>
                <w:rtl w:val="0"/>
              </w:rPr>
              <w:t xml:space="preserve"> toilet, ruang kerja) serta mengamati hasil kerja </w:t>
            </w:r>
            <w:r w:rsidDel="00000000" w:rsidR="00000000" w:rsidRPr="00000000">
              <w:rPr>
                <w:rFonts w:ascii="Calibri" w:cs="Calibri" w:eastAsia="Calibri" w:hAnsi="Calibri"/>
                <w:i w:val="1"/>
                <w:iCs w:val="1"/>
                <w:rtl w:val="0"/>
              </w:rPr>
              <w:t xml:space="preserve">cleaning service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2F">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0">
            <w:pPr>
              <w:widowControl w:val="1"/>
              <w:numPr>
                <w:ilvl w:val="0"/>
                <w:numId w:val="50"/>
              </w:numPr>
              <w:spacing w:after="100" w:line="240" w:lineRule="auto"/>
              <w:ind w:left="300" w:hanging="360"/>
              <w:rPr/>
            </w:pPr>
            <w:r w:rsidDel="00000000" w:rsidR="00000000" w:rsidRPr="00000000">
              <w:rPr>
                <w:rFonts w:ascii="Calibri" w:cs="Calibri" w:eastAsia="Calibri" w:hAnsi="Calibri"/>
                <w:rtl w:val="0"/>
              </w:rPr>
              <w:t xml:space="preserve">Mampu menentukan dan menjelaskan area-area yang memerlukan kebersihan dan kerapian di semua area lingkungan kantor dan area yang ditugaskan.</w:t>
            </w:r>
            <w:r w:rsidDel="00000000" w:rsidR="00000000" w:rsidRPr="00000000">
              <w:rPr>
                <w:rtl w:val="0"/>
              </w:rPr>
            </w:r>
          </w:p>
          <w:p w:rsidR="00000000" w:rsidDel="00000000" w:rsidP="00000000" w:rsidRDefault="00000000" w:rsidRPr="00000000" w14:paraId="00000131">
            <w:pPr>
              <w:widowControl w:val="1"/>
              <w:numPr>
                <w:ilvl w:val="0"/>
                <w:numId w:val="50"/>
              </w:numPr>
              <w:spacing w:after="100" w:line="240" w:lineRule="auto"/>
              <w:ind w:left="300" w:hanging="360"/>
              <w:rPr/>
            </w:pPr>
            <w:r w:rsidDel="00000000" w:rsidR="00000000" w:rsidRPr="00000000">
              <w:rPr>
                <w:rFonts w:ascii="Calibri" w:cs="Calibri" w:eastAsia="Calibri" w:hAnsi="Calibri"/>
                <w:rtl w:val="0"/>
              </w:rPr>
              <w:t xml:space="preserve">Mampu mengamati pemenuhan kelengkapan sarana kebersihan (sabun, tisu, tempat sampah) di area umum.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32">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33">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standar kebersihan perbankan (</w:t>
            </w:r>
            <w:r w:rsidDel="00000000" w:rsidR="00000000" w:rsidRPr="00000000">
              <w:rPr>
                <w:rFonts w:ascii="Calibri" w:cs="Calibri" w:eastAsia="Calibri" w:hAnsi="Calibri"/>
                <w:i w:val="1"/>
                <w:iCs w:val="1"/>
                <w:rtl w:val="0"/>
              </w:rPr>
              <w:t xml:space="preserve">5S/5R: Seiri, Seiton, Seiso, Seiketsu, Shitsuke</w:t>
            </w:r>
            <w:r w:rsidDel="00000000" w:rsidR="00000000" w:rsidRPr="00000000">
              <w:rPr>
                <w:rFonts w:ascii="Calibri" w:cs="Calibri" w:eastAsia="Calibri" w:hAnsi="Calibri"/>
                <w:rtl w:val="0"/>
              </w:rPr>
              <w:t xml:space="preserve">), memverifikasi daftar cek kebersihan harian, serta menindaklanjuti keluhan kebersihan.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34">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5">
            <w:pPr>
              <w:widowControl w:val="1"/>
              <w:numPr>
                <w:ilvl w:val="0"/>
                <w:numId w:val="62"/>
              </w:numPr>
              <w:spacing w:after="100" w:line="240" w:lineRule="auto"/>
              <w:ind w:left="300" w:hanging="360"/>
              <w:rPr/>
            </w:pPr>
            <w:r w:rsidDel="00000000" w:rsidR="00000000" w:rsidRPr="00000000">
              <w:rPr>
                <w:rFonts w:ascii="Calibri" w:cs="Calibri" w:eastAsia="Calibri" w:hAnsi="Calibri"/>
                <w:rtl w:val="0"/>
              </w:rPr>
              <w:t xml:space="preserve">Mampu memeriksa dan memverifikasi pengisian </w:t>
            </w:r>
            <w:r w:rsidDel="00000000" w:rsidR="00000000" w:rsidRPr="00000000">
              <w:rPr>
                <w:rFonts w:ascii="Calibri" w:cs="Calibri" w:eastAsia="Calibri" w:hAnsi="Calibri"/>
                <w:i w:val="1"/>
                <w:iCs w:val="1"/>
                <w:rtl w:val="0"/>
              </w:rPr>
              <w:t xml:space="preserve">checklist</w:t>
            </w:r>
            <w:r w:rsidDel="00000000" w:rsidR="00000000" w:rsidRPr="00000000">
              <w:rPr>
                <w:rFonts w:ascii="Calibri" w:cs="Calibri" w:eastAsia="Calibri" w:hAnsi="Calibri"/>
                <w:rtl w:val="0"/>
              </w:rPr>
              <w:t xml:space="preserve"> kebersihan area kantor dan area yang ditugaskan oleh petugas </w:t>
            </w:r>
            <w:r w:rsidDel="00000000" w:rsidR="00000000" w:rsidRPr="00000000">
              <w:rPr>
                <w:rFonts w:ascii="Calibri" w:cs="Calibri" w:eastAsia="Calibri" w:hAnsi="Calibri"/>
                <w:i w:val="1"/>
                <w:iCs w:val="1"/>
                <w:rtl w:val="0"/>
              </w:rPr>
              <w:t xml:space="preserve">cleaning 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136">
            <w:pPr>
              <w:widowControl w:val="1"/>
              <w:numPr>
                <w:ilvl w:val="0"/>
                <w:numId w:val="62"/>
              </w:numPr>
              <w:spacing w:after="100" w:line="240" w:lineRule="auto"/>
              <w:ind w:left="300" w:hanging="360"/>
              <w:rPr/>
            </w:pPr>
            <w:r w:rsidDel="00000000" w:rsidR="00000000" w:rsidRPr="00000000">
              <w:rPr>
                <w:rFonts w:ascii="Calibri" w:cs="Calibri" w:eastAsia="Calibri" w:hAnsi="Calibri"/>
                <w:rtl w:val="0"/>
              </w:rPr>
              <w:t xml:space="preserve">Mampu menjelaskan standar kerapian dan kenyamanan ruang kerja (Banking Hall/kantor) kepada petugas kebersihan serta kebersihan kendaraan kepada pengemudi (driver).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7">
            <w:pPr>
              <w:spacing w:after="120" w:line="240" w:lineRule="auto"/>
              <w:rPr>
                <w:rFonts w:ascii="Calibri" w:cs="Calibri" w:eastAsia="Calibri" w:hAnsi="Calibri"/>
                <w:b w:val="1"/>
                <w:bCs w:val="1"/>
                <w:color w:val="274e13"/>
              </w:rPr>
            </w:pPr>
            <w:sdt>
              <w:sdtPr>
                <w:id w:val="1436870246"/>
                <w:tag w:val="goog_rdk_3"/>
              </w:sdtPr>
              <w:sdtContent>
                <w:commentRangeStart w:id="3"/>
              </w:sdtContent>
            </w:sdt>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3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Menerapkan jadwal pemeliharaan kebersihan berkala (</w:t>
            </w:r>
            <w:r w:rsidDel="00000000" w:rsidR="00000000" w:rsidRPr="00000000">
              <w:rPr>
                <w:rFonts w:ascii="Calibri" w:cs="Calibri" w:eastAsia="Calibri" w:hAnsi="Calibri"/>
                <w:i w:val="1"/>
                <w:iCs w:val="1"/>
                <w:color w:val="274e13"/>
                <w:rtl w:val="0"/>
              </w:rPr>
              <w:t xml:space="preserve">general cleaning</w:t>
            </w:r>
            <w:r w:rsidDel="00000000" w:rsidR="00000000" w:rsidRPr="00000000">
              <w:rPr>
                <w:rFonts w:ascii="Calibri" w:cs="Calibri" w:eastAsia="Calibri" w:hAnsi="Calibri"/>
                <w:color w:val="274e13"/>
                <w:rtl w:val="0"/>
              </w:rPr>
              <w:t xml:space="preserve">), mengelola penataan interior tanaman/estetika kantor, serta mengawasi kinerja </w:t>
            </w:r>
            <w:r w:rsidDel="00000000" w:rsidR="00000000" w:rsidRPr="00000000">
              <w:rPr>
                <w:rFonts w:ascii="Calibri" w:cs="Calibri" w:eastAsia="Calibri" w:hAnsi="Calibri"/>
                <w:i w:val="1"/>
                <w:iCs w:val="1"/>
                <w:color w:val="274e13"/>
                <w:rtl w:val="0"/>
              </w:rPr>
              <w:t xml:space="preserve">outsourcing</w:t>
            </w:r>
            <w:r w:rsidDel="00000000" w:rsidR="00000000" w:rsidRPr="00000000">
              <w:rPr>
                <w:rFonts w:ascii="Calibri" w:cs="Calibri" w:eastAsia="Calibri" w:hAnsi="Calibri"/>
                <w:color w:val="274e13"/>
                <w:rtl w:val="0"/>
              </w:rPr>
              <w:t xml:space="preserve"> kebersihan.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3A">
            <w:pPr>
              <w:widowControl w:val="1"/>
              <w:numPr>
                <w:ilvl w:val="0"/>
                <w:numId w:val="24"/>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mengawasi pelaksanaan pemeliharaan kebersihan harian dan </w:t>
            </w:r>
            <w:r w:rsidDel="00000000" w:rsidR="00000000" w:rsidRPr="00000000">
              <w:rPr>
                <w:rFonts w:ascii="Calibri" w:cs="Calibri" w:eastAsia="Calibri" w:hAnsi="Calibri"/>
                <w:i w:val="1"/>
                <w:iCs w:val="1"/>
                <w:color w:val="274e13"/>
                <w:rtl w:val="0"/>
              </w:rPr>
              <w:t xml:space="preserve">general cleaning</w:t>
            </w:r>
            <w:r w:rsidDel="00000000" w:rsidR="00000000" w:rsidRPr="00000000">
              <w:rPr>
                <w:rFonts w:ascii="Calibri" w:cs="Calibri" w:eastAsia="Calibri" w:hAnsi="Calibri"/>
                <w:color w:val="274e13"/>
                <w:rtl w:val="0"/>
              </w:rPr>
              <w:t xml:space="preserve"> berkala secara mandiri.</w:t>
            </w:r>
          </w:p>
          <w:p w:rsidR="00000000" w:rsidDel="00000000" w:rsidP="00000000" w:rsidRDefault="00000000" w:rsidRPr="00000000" w14:paraId="0000013B">
            <w:pPr>
              <w:widowControl w:val="1"/>
              <w:numPr>
                <w:ilvl w:val="0"/>
                <w:numId w:val="24"/>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mengelola penataan estetika ruang, tanaman hias, dan pemusnahan hama (</w:t>
            </w:r>
            <w:r w:rsidDel="00000000" w:rsidR="00000000" w:rsidRPr="00000000">
              <w:rPr>
                <w:rFonts w:ascii="Calibri" w:cs="Calibri" w:eastAsia="Calibri" w:hAnsi="Calibri"/>
                <w:i w:val="1"/>
                <w:iCs w:val="1"/>
                <w:color w:val="274e13"/>
                <w:rtl w:val="0"/>
              </w:rPr>
              <w:t xml:space="preserve">pest control</w:t>
            </w:r>
            <w:r w:rsidDel="00000000" w:rsidR="00000000" w:rsidRPr="00000000">
              <w:rPr>
                <w:rFonts w:ascii="Calibri" w:cs="Calibri" w:eastAsia="Calibri" w:hAnsi="Calibri"/>
                <w:color w:val="274e13"/>
                <w:rtl w:val="0"/>
              </w:rPr>
              <w:t xml:space="preserve">) lingkungan kantor.</w:t>
            </w:r>
          </w:p>
          <w:p w:rsidR="00000000" w:rsidDel="00000000" w:rsidP="00000000" w:rsidRDefault="00000000" w:rsidRPr="00000000" w14:paraId="0000013C">
            <w:pPr>
              <w:widowControl w:val="1"/>
              <w:numPr>
                <w:ilvl w:val="0"/>
                <w:numId w:val="24"/>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memproses evaluasi pemenuhan standar pelayanan kebersihan dari penyedia jasa </w:t>
            </w:r>
            <w:r w:rsidDel="00000000" w:rsidR="00000000" w:rsidRPr="00000000">
              <w:rPr>
                <w:rFonts w:ascii="Calibri" w:cs="Calibri" w:eastAsia="Calibri" w:hAnsi="Calibri"/>
                <w:i w:val="1"/>
                <w:iCs w:val="1"/>
                <w:color w:val="274e13"/>
                <w:rtl w:val="0"/>
              </w:rPr>
              <w:t xml:space="preserve">Outsourcing Cleaning Service</w:t>
            </w:r>
            <w:r w:rsidDel="00000000" w:rsidR="00000000" w:rsidRPr="00000000">
              <w:rPr>
                <w:rFonts w:ascii="Calibri" w:cs="Calibri" w:eastAsia="Calibri" w:hAnsi="Calibri"/>
                <w:color w:val="274e13"/>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D">
            <w:pPr>
              <w:spacing w:after="120" w:line="240" w:lineRule="auto"/>
              <w:rPr>
                <w:rFonts w:ascii="Calibri" w:cs="Calibri" w:eastAsia="Calibri" w:hAnsi="Calibri"/>
                <w:b w:val="1"/>
                <w:bCs w:val="1"/>
                <w:color w:val="274e13"/>
              </w:rPr>
            </w:pPr>
            <w:commentRangeEnd w:id="3"/>
            <w:r w:rsidDel="00000000" w:rsidR="00000000" w:rsidRPr="00000000">
              <w:commentReference w:id="3"/>
            </w:r>
            <w:sdt>
              <w:sdtPr>
                <w:id w:val="469685175"/>
                <w:tag w:val="goog_rdk_4"/>
              </w:sdtPr>
              <w:sdtContent>
                <w:commentRangeStart w:id="4"/>
              </w:sdtContent>
            </w:sdt>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3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Menganalisis efisiensi biaya bahan dan operasional kebersihan, mengevaluasi tingkat kepuasan karyawan/nasabah atas kenyamanan gedung, serta mengaudit higiene lingkungan kerja.</w:t>
            </w:r>
          </w:p>
          <w:p w:rsidR="00000000" w:rsidDel="00000000" w:rsidP="00000000" w:rsidRDefault="00000000" w:rsidRPr="00000000" w14:paraId="0000013F">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41">
            <w:pPr>
              <w:widowControl w:val="1"/>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efisiensi penggunaan bahan kimia dan alat kebersihan yang aman bagi lingkungan (</w:t>
            </w:r>
            <w:r w:rsidDel="00000000" w:rsidR="00000000" w:rsidRPr="00000000">
              <w:rPr>
                <w:rFonts w:ascii="Calibri" w:cs="Calibri" w:eastAsia="Calibri" w:hAnsi="Calibri"/>
                <w:i w:val="1"/>
                <w:iCs w:val="1"/>
                <w:color w:val="274e13"/>
                <w:rtl w:val="0"/>
              </w:rPr>
              <w:t xml:space="preserve">eco-friendly</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42">
            <w:pPr>
              <w:widowControl w:val="1"/>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hasil survei kepuasan internal terkait kebersihan dan kenyamanan ruang kerja serta merumuskan tindakan korektif.</w:t>
            </w:r>
            <w:r w:rsidDel="00000000" w:rsidR="00000000" w:rsidRPr="00000000">
              <w:rPr>
                <w:rtl w:val="0"/>
              </w:rPr>
            </w:r>
          </w:p>
          <w:p w:rsidR="00000000" w:rsidDel="00000000" w:rsidP="00000000" w:rsidRDefault="00000000" w:rsidRPr="00000000" w14:paraId="00000143">
            <w:pPr>
              <w:widowControl w:val="1"/>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menelaah standar kesehatan udara dan pencahayaan ruangan sesuai standar ergonomi perkantoran.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4">
            <w:pPr>
              <w:spacing w:after="120" w:line="240" w:lineRule="auto"/>
              <w:rPr>
                <w:rFonts w:ascii="Calibri" w:cs="Calibri" w:eastAsia="Calibri" w:hAnsi="Calibri"/>
                <w:b w:val="1"/>
                <w:bCs w:val="1"/>
                <w:color w:val="274e13"/>
              </w:rPr>
            </w:pPr>
            <w:commentRangeEnd w:id="4"/>
            <w:r w:rsidDel="00000000" w:rsidR="00000000" w:rsidRPr="00000000">
              <w:commentReference w:id="4"/>
            </w:r>
            <w:sdt>
              <w:sdtPr>
                <w:id w:val="-1685063725"/>
                <w:tag w:val="goog_rdk_5"/>
              </w:sdtPr>
              <w:sdtContent>
                <w:commentRangeStart w:id="5"/>
              </w:sdtContent>
            </w:sdt>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45">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standar mutu kebersihan dan kenyamanan kerja (</w:t>
            </w:r>
            <w:r w:rsidDel="00000000" w:rsidR="00000000" w:rsidRPr="00000000">
              <w:rPr>
                <w:rFonts w:ascii="Calibri" w:cs="Calibri" w:eastAsia="Calibri" w:hAnsi="Calibri"/>
                <w:i w:val="1"/>
                <w:iCs w:val="1"/>
                <w:color w:val="274e13"/>
                <w:rtl w:val="0"/>
              </w:rPr>
              <w:t xml:space="preserve">Green &amp; Clean Office Standards</w:t>
            </w:r>
            <w:r w:rsidDel="00000000" w:rsidR="00000000" w:rsidRPr="00000000">
              <w:rPr>
                <w:rFonts w:ascii="Calibri" w:cs="Calibri" w:eastAsia="Calibri" w:hAnsi="Calibri"/>
                <w:color w:val="274e13"/>
                <w:rtl w:val="0"/>
              </w:rPr>
              <w:t xml:space="preserve">) yang mendukung </w:t>
            </w:r>
            <w:r w:rsidDel="00000000" w:rsidR="00000000" w:rsidRPr="00000000">
              <w:rPr>
                <w:rFonts w:ascii="Calibri" w:cs="Calibri" w:eastAsia="Calibri" w:hAnsi="Calibri"/>
                <w:i w:val="1"/>
                <w:iCs w:val="1"/>
                <w:color w:val="274e13"/>
                <w:rtl w:val="0"/>
              </w:rPr>
              <w:t xml:space="preserve">employer branding</w:t>
            </w:r>
            <w:r w:rsidDel="00000000" w:rsidR="00000000" w:rsidRPr="00000000">
              <w:rPr>
                <w:rFonts w:ascii="Calibri" w:cs="Calibri" w:eastAsia="Calibri" w:hAnsi="Calibri"/>
                <w:color w:val="274e13"/>
                <w:rtl w:val="0"/>
              </w:rPr>
              <w:t xml:space="preserve"> dan kenyamanan transaksi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47">
            <w:pPr>
              <w:widowControl w:val="1"/>
              <w:numPr>
                <w:ilvl w:val="0"/>
                <w:numId w:val="52"/>
              </w:numPr>
              <w:spacing w:after="120" w:line="240" w:lineRule="auto"/>
              <w:ind w:left="300" w:hanging="360"/>
              <w:rPr/>
            </w:pPr>
            <w:r w:rsidDel="00000000" w:rsidR="00000000" w:rsidRPr="00000000">
              <w:rPr>
                <w:rFonts w:ascii="Calibri" w:cs="Calibri" w:eastAsia="Calibri" w:hAnsi="Calibri"/>
                <w:color w:val="274e13"/>
                <w:rtl w:val="0"/>
              </w:rPr>
              <w:t xml:space="preserve">Mampu merancang </w:t>
            </w:r>
            <w:r w:rsidDel="00000000" w:rsidR="00000000" w:rsidRPr="00000000">
              <w:rPr>
                <w:rFonts w:ascii="Calibri" w:cs="Calibri" w:eastAsia="Calibri" w:hAnsi="Calibri"/>
                <w:i w:val="1"/>
                <w:iCs w:val="1"/>
                <w:color w:val="274e13"/>
                <w:rtl w:val="0"/>
              </w:rPr>
              <w:t xml:space="preserve">Standard Operating Procedure</w:t>
            </w:r>
            <w:r w:rsidDel="00000000" w:rsidR="00000000" w:rsidRPr="00000000">
              <w:rPr>
                <w:rFonts w:ascii="Calibri" w:cs="Calibri" w:eastAsia="Calibri" w:hAnsi="Calibri"/>
                <w:color w:val="274e13"/>
                <w:rtl w:val="0"/>
              </w:rPr>
              <w:t xml:space="preserve"> (SOP) Keasrian, Kebersihan, dan Kenyamanan Lingkungan Kerja untuk seluruh jaringan Bank Sultra.</w:t>
            </w:r>
            <w:r w:rsidDel="00000000" w:rsidR="00000000" w:rsidRPr="00000000">
              <w:rPr>
                <w:rtl w:val="0"/>
              </w:rPr>
            </w:r>
          </w:p>
          <w:p w:rsidR="00000000" w:rsidDel="00000000" w:rsidP="00000000" w:rsidRDefault="00000000" w:rsidRPr="00000000" w14:paraId="00000148">
            <w:pPr>
              <w:widowControl w:val="1"/>
              <w:numPr>
                <w:ilvl w:val="0"/>
                <w:numId w:val="52"/>
              </w:numPr>
              <w:spacing w:after="120" w:line="240" w:lineRule="auto"/>
              <w:ind w:left="300" w:hanging="360"/>
              <w:rPr/>
            </w:pPr>
            <w:r w:rsidDel="00000000" w:rsidR="00000000" w:rsidRPr="00000000">
              <w:rPr>
                <w:rFonts w:ascii="Calibri" w:cs="Calibri" w:eastAsia="Calibri" w:hAnsi="Calibri"/>
                <w:color w:val="274e13"/>
                <w:rtl w:val="0"/>
              </w:rPr>
              <w:t xml:space="preserve">Mampu merumuskan konsep </w:t>
            </w:r>
            <w:r w:rsidDel="00000000" w:rsidR="00000000" w:rsidRPr="00000000">
              <w:rPr>
                <w:rFonts w:ascii="Calibri" w:cs="Calibri" w:eastAsia="Calibri" w:hAnsi="Calibri"/>
                <w:i w:val="1"/>
                <w:iCs w:val="1"/>
                <w:color w:val="274e13"/>
                <w:rtl w:val="0"/>
              </w:rPr>
              <w:t xml:space="preserve">Eco-Office</w:t>
            </w:r>
            <w:r w:rsidDel="00000000" w:rsidR="00000000" w:rsidRPr="00000000">
              <w:rPr>
                <w:rFonts w:ascii="Calibri" w:cs="Calibri" w:eastAsia="Calibri" w:hAnsi="Calibri"/>
                <w:color w:val="274e13"/>
                <w:rtl w:val="0"/>
              </w:rPr>
              <w:t xml:space="preserve"> yang ramah lingkungan dan efisien bagi operasional perbankan.</w:t>
            </w:r>
            <w:r w:rsidDel="00000000" w:rsidR="00000000" w:rsidRPr="00000000">
              <w:rPr>
                <w:rtl w:val="0"/>
              </w:rPr>
            </w:r>
          </w:p>
        </w:tc>
      </w:tr>
    </w:tbl>
    <w:p w:rsidR="00000000" w:rsidDel="00000000" w:rsidP="00000000" w:rsidRDefault="00000000" w:rsidRPr="00000000" w14:paraId="00000149">
      <w:pPr>
        <w:pStyle w:val="Heading3"/>
        <w:widowControl w:val="1"/>
        <w:spacing w:after="80" w:before="280" w:line="276" w:lineRule="auto"/>
        <w:rPr>
          <w:rFonts w:ascii="Calibri" w:cs="Calibri" w:eastAsia="Calibri" w:hAnsi="Calibri"/>
          <w:color w:val="274e13"/>
          <w:sz w:val="24"/>
          <w:szCs w:val="24"/>
        </w:rPr>
      </w:pPr>
      <w:bookmarkStart w:colFirst="0" w:colLast="0" w:name="_heading=h.dv6w8wvhpajr" w:id="28"/>
      <w:bookmarkEnd w:id="28"/>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A">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CGA-11: Pengelolaan Persuratan &amp; Ekspedisi Dokumen (Corporate Mail &amp; Document Logistics)</w:t>
      </w:r>
    </w:p>
    <w:p w:rsidR="00000000" w:rsidDel="00000000" w:rsidP="00000000" w:rsidRDefault="00000000" w:rsidRPr="00000000" w14:paraId="0000014B">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arus masuk dan keluar surat resmi (seperti penomoran Surat Menyurat ; Direksi), dokumen rahasia, serta ekspedisi warkat bank secara efisien, terstruktur, aman, dan terlacak.</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4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penomoran surat keluar, lembar disposisi, serta mencatat surat masuk dan keluar pada buku agenda/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F">
            <w:pPr>
              <w:widowControl w:val="1"/>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menentukan dan menyebutkan nomor, tanggal, dan perihal surat masuk maupun surat keluar.</w:t>
            </w:r>
            <w:r w:rsidDel="00000000" w:rsidR="00000000" w:rsidRPr="00000000">
              <w:rPr>
                <w:rtl w:val="0"/>
              </w:rPr>
            </w:r>
          </w:p>
          <w:p w:rsidR="00000000" w:rsidDel="00000000" w:rsidP="00000000" w:rsidRDefault="00000000" w:rsidRPr="00000000" w14:paraId="00000150">
            <w:pPr>
              <w:widowControl w:val="1"/>
              <w:numPr>
                <w:ilvl w:val="0"/>
                <w:numId w:val="61"/>
              </w:numPr>
              <w:spacing w:after="120" w:line="240" w:lineRule="auto"/>
              <w:ind w:left="300" w:hanging="360"/>
              <w:rPr/>
            </w:pPr>
            <w:r w:rsidDel="00000000" w:rsidR="00000000" w:rsidRPr="00000000">
              <w:rPr>
                <w:rFonts w:ascii="Calibri" w:cs="Calibri" w:eastAsia="Calibri" w:hAnsi="Calibri"/>
                <w:rtl w:val="0"/>
              </w:rPr>
              <w:t xml:space="preserve">Mampu mencatat rincian surat masuk dan menginputnya pada buku agenda persuratan atau aplikasi </w:t>
            </w:r>
            <w:r w:rsidDel="00000000" w:rsidR="00000000" w:rsidRPr="00000000">
              <w:rPr>
                <w:rFonts w:ascii="Calibri" w:cs="Calibri" w:eastAsia="Calibri" w:hAnsi="Calibri"/>
                <w:i w:val="1"/>
                <w:iCs w:val="1"/>
                <w:rtl w:val="0"/>
              </w:rPr>
              <w:t xml:space="preserve">e-office</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5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tata naskah dinas, derajat kerahasiaan dokumen (rahasia/biasa), serta memverifikasi alur disposisi surat kepada unit kerja tujuan.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4">
            <w:pPr>
              <w:widowControl w:val="1"/>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memeriksa kelengkapan stempel, tanda tangan, dan lampiran surat keluar sebelum dikirimkan.</w:t>
            </w:r>
            <w:r w:rsidDel="00000000" w:rsidR="00000000" w:rsidRPr="00000000">
              <w:rPr>
                <w:rtl w:val="0"/>
              </w:rPr>
            </w:r>
          </w:p>
          <w:p w:rsidR="00000000" w:rsidDel="00000000" w:rsidP="00000000" w:rsidRDefault="00000000" w:rsidRPr="00000000" w14:paraId="00000155">
            <w:pPr>
              <w:widowControl w:val="1"/>
              <w:numPr>
                <w:ilvl w:val="0"/>
                <w:numId w:val="67"/>
              </w:numPr>
              <w:spacing w:after="120" w:line="240" w:lineRule="auto"/>
              <w:ind w:left="300" w:hanging="360"/>
              <w:rPr/>
            </w:pPr>
            <w:r w:rsidDel="00000000" w:rsidR="00000000" w:rsidRPr="00000000">
              <w:rPr>
                <w:rFonts w:ascii="Calibri" w:cs="Calibri" w:eastAsia="Calibri" w:hAnsi="Calibri"/>
                <w:rtl w:val="0"/>
              </w:rPr>
              <w:t xml:space="preserve">Mampu mengelompokkan surat berdasarkan tingkat sifat kerahasiaan dan urgensi penyampaian (</w:t>
            </w:r>
            <w:r w:rsidDel="00000000" w:rsidR="00000000" w:rsidRPr="00000000">
              <w:rPr>
                <w:rFonts w:ascii="Calibri" w:cs="Calibri" w:eastAsia="Calibri" w:hAnsi="Calibri"/>
                <w:i w:val="1"/>
                <w:iCs w:val="1"/>
                <w:rtl w:val="0"/>
              </w:rPr>
              <w:t xml:space="preserve">biasa, segera, rahasia</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5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alur distribusi surat/dokumen internal dan eksternal, mengelola pengiriman kurir/ekspedisi, serta memantau status tanda terima dokumen.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9">
            <w:pPr>
              <w:widowControl w:val="1"/>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mengelola alur distribusi surat masuk ke unit kerja tujuan sesuai dengan disposisi pimpinan.</w:t>
            </w:r>
            <w:r w:rsidDel="00000000" w:rsidR="00000000" w:rsidRPr="00000000">
              <w:rPr>
                <w:rtl w:val="0"/>
              </w:rPr>
            </w:r>
          </w:p>
          <w:p w:rsidR="00000000" w:rsidDel="00000000" w:rsidP="00000000" w:rsidRDefault="00000000" w:rsidRPr="00000000" w14:paraId="0000015A">
            <w:pPr>
              <w:widowControl w:val="1"/>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mengkoordinasikan pengiriman dokumen keluar melalui jasa kurir/ekspedisi serta memantau resi pengiriman (</w:t>
            </w:r>
            <w:r w:rsidDel="00000000" w:rsidR="00000000" w:rsidRPr="00000000">
              <w:rPr>
                <w:rFonts w:ascii="Calibri" w:cs="Calibri" w:eastAsia="Calibri" w:hAnsi="Calibri"/>
                <w:i w:val="1"/>
                <w:iCs w:val="1"/>
                <w:rtl w:val="0"/>
              </w:rPr>
              <w:t xml:space="preserve">tracking</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5B">
            <w:pPr>
              <w:widowControl w:val="1"/>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menyusun laporan rekapitulasi lalu lintas persuratan dan biaya ekspedisi operasional bulanan.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5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biaya dan ketepatan waktu pengiriman dokumen, mengevaluasi kinerja penyedia kurir eksternal, serta mengendalikan risiko kebocoran informasi dokumen.</w:t>
            </w:r>
          </w:p>
          <w:p w:rsidR="00000000" w:rsidDel="00000000" w:rsidP="00000000" w:rsidRDefault="00000000" w:rsidRPr="00000000" w14:paraId="0000015E">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0">
            <w:pPr>
              <w:widowControl w:val="1"/>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efisiensi biaya pengiriman dokumen dan warkat antar-kantor cabang Bank Sultra.</w:t>
            </w:r>
            <w:r w:rsidDel="00000000" w:rsidR="00000000" w:rsidRPr="00000000">
              <w:rPr>
                <w:rtl w:val="0"/>
              </w:rPr>
            </w:r>
          </w:p>
          <w:p w:rsidR="00000000" w:rsidDel="00000000" w:rsidP="00000000" w:rsidRDefault="00000000" w:rsidRPr="00000000" w14:paraId="00000161">
            <w:pPr>
              <w:widowControl w:val="1"/>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kepatuhan dan keandalan kerahasiaan penyedia jasa pengiriman dokumen eksternal.</w:t>
            </w:r>
            <w:r w:rsidDel="00000000" w:rsidR="00000000" w:rsidRPr="00000000">
              <w:rPr>
                <w:rtl w:val="0"/>
              </w:rPr>
            </w:r>
          </w:p>
          <w:p w:rsidR="00000000" w:rsidDel="00000000" w:rsidP="00000000" w:rsidRDefault="00000000" w:rsidRPr="00000000" w14:paraId="00000162">
            <w:pPr>
              <w:widowControl w:val="1"/>
              <w:numPr>
                <w:ilvl w:val="0"/>
                <w:numId w:val="43"/>
              </w:numPr>
              <w:spacing w:after="120" w:line="240" w:lineRule="auto"/>
              <w:ind w:left="300" w:hanging="360"/>
              <w:rPr/>
            </w:pPr>
            <w:r w:rsidDel="00000000" w:rsidR="00000000" w:rsidRPr="00000000">
              <w:rPr>
                <w:rFonts w:ascii="Calibri" w:cs="Calibri" w:eastAsia="Calibri" w:hAnsi="Calibri"/>
                <w:rtl w:val="0"/>
              </w:rPr>
              <w:t xml:space="preserve">Mampu menganalisis dan menentukan potensi keterlambatan atau kehilangan dokumen berharga serta merumuskan alur penanganan daruratnya.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6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persuratan digital (</w:t>
            </w:r>
            <w:r w:rsidDel="00000000" w:rsidR="00000000" w:rsidRPr="00000000">
              <w:rPr>
                <w:rFonts w:ascii="Calibri" w:cs="Calibri" w:eastAsia="Calibri" w:hAnsi="Calibri"/>
                <w:i w:val="1"/>
                <w:iCs w:val="1"/>
                <w:rtl w:val="0"/>
              </w:rPr>
              <w:t xml:space="preserve">Digital Mailroom Management &amp; e-Office System</w:t>
            </w:r>
            <w:r w:rsidDel="00000000" w:rsidR="00000000" w:rsidRPr="00000000">
              <w:rPr>
                <w:rFonts w:ascii="Calibri" w:cs="Calibri" w:eastAsia="Calibri" w:hAnsi="Calibri"/>
                <w:rtl w:val="0"/>
              </w:rPr>
              <w:t xml:space="preserve">) yang terintegrasi untuk menciptakan lingkungan kerja </w:t>
            </w:r>
            <w:r w:rsidDel="00000000" w:rsidR="00000000" w:rsidRPr="00000000">
              <w:rPr>
                <w:rFonts w:ascii="Calibri" w:cs="Calibri" w:eastAsia="Calibri" w:hAnsi="Calibri"/>
                <w:i w:val="1"/>
                <w:iCs w:val="1"/>
                <w:rtl w:val="0"/>
              </w:rPr>
              <w:t xml:space="preserve">paperless</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6">
            <w:pPr>
              <w:widowControl w:val="1"/>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merancang tata kelola persuratan elektronik (</w:t>
            </w:r>
            <w:r w:rsidDel="00000000" w:rsidR="00000000" w:rsidRPr="00000000">
              <w:rPr>
                <w:rFonts w:ascii="Calibri" w:cs="Calibri" w:eastAsia="Calibri" w:hAnsi="Calibri"/>
                <w:i w:val="1"/>
                <w:iCs w:val="1"/>
                <w:rtl w:val="0"/>
              </w:rPr>
              <w:t xml:space="preserve">e-Office System</w:t>
            </w:r>
            <w:r w:rsidDel="00000000" w:rsidR="00000000" w:rsidRPr="00000000">
              <w:rPr>
                <w:rFonts w:ascii="Calibri" w:cs="Calibri" w:eastAsia="Calibri" w:hAnsi="Calibri"/>
                <w:rtl w:val="0"/>
              </w:rPr>
              <w:t xml:space="preserve">) berbasis tanda tangan digital untuk efisiensi perbankan.</w:t>
            </w:r>
            <w:r w:rsidDel="00000000" w:rsidR="00000000" w:rsidRPr="00000000">
              <w:rPr>
                <w:rtl w:val="0"/>
              </w:rPr>
            </w:r>
          </w:p>
          <w:p w:rsidR="00000000" w:rsidDel="00000000" w:rsidP="00000000" w:rsidRDefault="00000000" w:rsidRPr="00000000" w14:paraId="00000167">
            <w:pPr>
              <w:widowControl w:val="1"/>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merumuskan kebijakan efisiensi dan keamanan lalu lintas dokumen strategis Bank Sultra.</w:t>
            </w:r>
            <w:r w:rsidDel="00000000" w:rsidR="00000000" w:rsidRPr="00000000">
              <w:rPr>
                <w:rtl w:val="0"/>
              </w:rPr>
            </w:r>
          </w:p>
        </w:tc>
      </w:tr>
    </w:tbl>
    <w:p w:rsidR="00000000" w:rsidDel="00000000" w:rsidP="00000000" w:rsidRDefault="00000000" w:rsidRPr="00000000" w14:paraId="00000168">
      <w:pPr>
        <w:pStyle w:val="Heading3"/>
        <w:widowControl w:val="1"/>
        <w:spacing w:after="80" w:before="280" w:line="276" w:lineRule="auto"/>
        <w:rPr>
          <w:rFonts w:ascii="Calibri" w:cs="Calibri" w:eastAsia="Calibri" w:hAnsi="Calibri"/>
          <w:color w:val="274e13"/>
          <w:sz w:val="24"/>
          <w:szCs w:val="24"/>
        </w:rPr>
      </w:pPr>
      <w:bookmarkStart w:colFirst="0" w:colLast="0" w:name="_heading=h.5bv032e1niyx" w:id="29"/>
      <w:bookmarkEnd w:id="29"/>
      <w:r w:rsidDel="00000000" w:rsidR="00000000" w:rsidRPr="00000000">
        <w:rPr>
          <w:rtl w:val="0"/>
        </w:rPr>
      </w:r>
    </w:p>
    <w:p w:rsidR="00000000" w:rsidDel="00000000" w:rsidP="00000000" w:rsidRDefault="00000000" w:rsidRPr="00000000" w14:paraId="00000169">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CGA-12: Manajemen Penyelenggaraan Rapat Perusahaan (Corporate Meeting Management)</w:t>
      </w:r>
    </w:p>
    <w:p w:rsidR="00000000" w:rsidDel="00000000" w:rsidP="00000000" w:rsidRDefault="00000000" w:rsidRPr="00000000" w14:paraId="0000016A">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mengoordinasikan, dan mengelola logistik, materi, akomodasi, serta dokumentasi/notulensi rapat direksi, komisaris, maupun rapat koordinasi internal Bank Sultra.</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6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jadwal rapat pimpinan, menyiapkan kebersihan ruang rapat, serta mencetak berkas materi rapat.</w:t>
            </w:r>
          </w:p>
          <w:p w:rsidR="00000000" w:rsidDel="00000000" w:rsidP="00000000" w:rsidRDefault="00000000" w:rsidRPr="00000000" w14:paraId="0000016D">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F">
            <w:pPr>
              <w:widowControl w:val="1"/>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menentukan dan menjelaskan kebutuhan ruang rapat, jumlah peserta, dan peralatan presentasi yang diperlukan.</w:t>
            </w:r>
            <w:r w:rsidDel="00000000" w:rsidR="00000000" w:rsidRPr="00000000">
              <w:rPr>
                <w:rtl w:val="0"/>
              </w:rPr>
            </w:r>
          </w:p>
          <w:p w:rsidR="00000000" w:rsidDel="00000000" w:rsidP="00000000" w:rsidRDefault="00000000" w:rsidRPr="00000000" w14:paraId="00000170">
            <w:pPr>
              <w:widowControl w:val="1"/>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menyiapkan ketersediaan fasilitas ruang rapat, konsumsi dasar, dan materi cetak sebelum rapat dimulai.</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7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etiket susunan rapat pimpinan, mengonfirmasi kehadiran peserta, serta memverifikasi kesiapan teknologi rapat (</w:t>
            </w:r>
            <w:r w:rsidDel="00000000" w:rsidR="00000000" w:rsidRPr="00000000">
              <w:rPr>
                <w:rFonts w:ascii="Calibri" w:cs="Calibri" w:eastAsia="Calibri" w:hAnsi="Calibri"/>
                <w:i w:val="1"/>
                <w:iCs w:val="1"/>
                <w:rtl w:val="0"/>
              </w:rPr>
              <w:t xml:space="preserve">hybrid/online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4">
            <w:pPr>
              <w:widowControl w:val="1"/>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memeriksa kesiapan teknis peralatan </w:t>
            </w:r>
            <w:r w:rsidDel="00000000" w:rsidR="00000000" w:rsidRPr="00000000">
              <w:rPr>
                <w:rFonts w:ascii="Calibri" w:cs="Calibri" w:eastAsia="Calibri" w:hAnsi="Calibri"/>
                <w:i w:val="1"/>
                <w:iCs w:val="1"/>
                <w:rtl w:val="0"/>
              </w:rPr>
              <w:t xml:space="preserve">video conference</w:t>
            </w:r>
            <w:r w:rsidDel="00000000" w:rsidR="00000000" w:rsidRPr="00000000">
              <w:rPr>
                <w:rFonts w:ascii="Calibri" w:cs="Calibri" w:eastAsia="Calibri" w:hAnsi="Calibri"/>
                <w:rtl w:val="0"/>
              </w:rPr>
              <w:t xml:space="preserve">, mikrofon, dan tata suara ruang rapat.</w:t>
            </w:r>
            <w:r w:rsidDel="00000000" w:rsidR="00000000" w:rsidRPr="00000000">
              <w:rPr>
                <w:rtl w:val="0"/>
              </w:rPr>
            </w:r>
          </w:p>
          <w:p w:rsidR="00000000" w:rsidDel="00000000" w:rsidP="00000000" w:rsidRDefault="00000000" w:rsidRPr="00000000" w14:paraId="00000175">
            <w:pPr>
              <w:widowControl w:val="1"/>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mengkonfirmasi daftar kehadiran (</w:t>
            </w:r>
            <w:r w:rsidDel="00000000" w:rsidR="00000000" w:rsidRPr="00000000">
              <w:rPr>
                <w:rFonts w:ascii="Calibri" w:cs="Calibri" w:eastAsia="Calibri" w:hAnsi="Calibri"/>
                <w:i w:val="1"/>
                <w:iCs w:val="1"/>
                <w:rtl w:val="0"/>
              </w:rPr>
              <w:t xml:space="preserve">RSVP</w:t>
            </w:r>
            <w:r w:rsidDel="00000000" w:rsidR="00000000" w:rsidRPr="00000000">
              <w:rPr>
                <w:rFonts w:ascii="Calibri" w:cs="Calibri" w:eastAsia="Calibri" w:hAnsi="Calibri"/>
                <w:rtl w:val="0"/>
              </w:rPr>
              <w:t xml:space="preserve">) para peserta rapat direksi/komisaris/internal.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7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koordinasi pelaksanaan rapat, mengelola alokasi fasilitas dan akomodasi rapat luar kota, serta menyusun draf risalah/notulensi rapat.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9">
            <w:pPr>
              <w:widowControl w:val="1"/>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mengelola seluruh rangkaian operasional pelaksanaan rapat internal maupun rapat </w:t>
            </w:r>
            <w:sdt>
              <w:sdtPr>
                <w:id w:val="-2069088696"/>
                <w:tag w:val="goog_rdk_6"/>
              </w:sdtPr>
              <w:sdtContent>
                <w:commentRangeStart w:id="6"/>
              </w:sdtContent>
            </w:sdt>
            <w:r w:rsidDel="00000000" w:rsidR="00000000" w:rsidRPr="00000000">
              <w:rPr>
                <w:rFonts w:ascii="Calibri" w:cs="Calibri" w:eastAsia="Calibri" w:hAnsi="Calibri"/>
                <w:rtl w:val="0"/>
              </w:rPr>
              <w:t xml:space="preserve">koordinasi cabang secara mandiri dengan divisi terkait.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A">
            <w:pPr>
              <w:widowControl w:val="1"/>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menyusun risalah rapat (</w:t>
            </w:r>
            <w:r w:rsidDel="00000000" w:rsidR="00000000" w:rsidRPr="00000000">
              <w:rPr>
                <w:rFonts w:ascii="Calibri" w:cs="Calibri" w:eastAsia="Calibri" w:hAnsi="Calibri"/>
                <w:i w:val="1"/>
                <w:iCs w:val="1"/>
                <w:rtl w:val="0"/>
              </w:rPr>
              <w:t xml:space="preserve">minutes of meeting</w:t>
            </w:r>
            <w:r w:rsidDel="00000000" w:rsidR="00000000" w:rsidRPr="00000000">
              <w:rPr>
                <w:rFonts w:ascii="Calibri" w:cs="Calibri" w:eastAsia="Calibri" w:hAnsi="Calibri"/>
                <w:rtl w:val="0"/>
              </w:rPr>
              <w:t xml:space="preserve">) yang memuat poin keputusan, </w:t>
            </w:r>
            <w:r w:rsidDel="00000000" w:rsidR="00000000" w:rsidRPr="00000000">
              <w:rPr>
                <w:rFonts w:ascii="Calibri" w:cs="Calibri" w:eastAsia="Calibri" w:hAnsi="Calibri"/>
                <w:i w:val="1"/>
                <w:iCs w:val="1"/>
                <w:rtl w:val="0"/>
              </w:rPr>
              <w:t xml:space="preserve">action plan</w:t>
            </w:r>
            <w:r w:rsidDel="00000000" w:rsidR="00000000" w:rsidRPr="00000000">
              <w:rPr>
                <w:rFonts w:ascii="Calibri" w:cs="Calibri" w:eastAsia="Calibri" w:hAnsi="Calibri"/>
                <w:rtl w:val="0"/>
              </w:rPr>
              <w:t xml:space="preserve">, dan penanggung jawab secara rinci.</w:t>
            </w:r>
            <w:r w:rsidDel="00000000" w:rsidR="00000000" w:rsidRPr="00000000">
              <w:rPr>
                <w:rtl w:val="0"/>
              </w:rPr>
            </w:r>
          </w:p>
          <w:p w:rsidR="00000000" w:rsidDel="00000000" w:rsidP="00000000" w:rsidRDefault="00000000" w:rsidRPr="00000000" w14:paraId="0000017B">
            <w:pPr>
              <w:widowControl w:val="1"/>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mengkoordinasikan reservasi tempat, transportasi, dan kebutuhan akomodasi untuk rapat kerja luar kantor (Raker/Rakor).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7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biaya penyelenggaraan rapat, mengevaluasi efektivitas pemantauan keputusan rapat (</w:t>
            </w:r>
            <w:r w:rsidDel="00000000" w:rsidR="00000000" w:rsidRPr="00000000">
              <w:rPr>
                <w:rFonts w:ascii="Calibri" w:cs="Calibri" w:eastAsia="Calibri" w:hAnsi="Calibri"/>
                <w:i w:val="1"/>
                <w:iCs w:val="1"/>
                <w:rtl w:val="0"/>
              </w:rPr>
              <w:t xml:space="preserve">action item tracking</w:t>
            </w:r>
            <w:r w:rsidDel="00000000" w:rsidR="00000000" w:rsidRPr="00000000">
              <w:rPr>
                <w:rFonts w:ascii="Calibri" w:cs="Calibri" w:eastAsia="Calibri" w:hAnsi="Calibri"/>
                <w:rtl w:val="0"/>
              </w:rPr>
              <w:t xml:space="preserve">), serta mengelola insiden darurat saat rapat pimpinan.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F">
            <w:pPr>
              <w:widowControl w:val="1"/>
              <w:numPr>
                <w:ilvl w:val="0"/>
                <w:numId w:val="49"/>
              </w:numPr>
              <w:spacing w:after="120" w:line="240" w:lineRule="auto"/>
              <w:ind w:left="300" w:hanging="360"/>
              <w:rPr/>
            </w:pPr>
            <w:r w:rsidDel="00000000" w:rsidR="00000000" w:rsidRPr="00000000">
              <w:rPr>
                <w:rFonts w:ascii="Calibri" w:cs="Calibri" w:eastAsia="Calibri" w:hAnsi="Calibri"/>
                <w:rtl w:val="0"/>
              </w:rPr>
              <w:t xml:space="preserve">Mampu menganalisis dan menjelaskan perbandingan efisiensi biaya antara penyelenggaraan rapat tatap muka (</w:t>
            </w:r>
            <w:r w:rsidDel="00000000" w:rsidR="00000000" w:rsidRPr="00000000">
              <w:rPr>
                <w:rFonts w:ascii="Calibri" w:cs="Calibri" w:eastAsia="Calibri" w:hAnsi="Calibri"/>
                <w:i w:val="1"/>
                <w:iCs w:val="1"/>
                <w:rtl w:val="0"/>
              </w:rPr>
              <w:t xml:space="preserve">offline</w:t>
            </w:r>
            <w:r w:rsidDel="00000000" w:rsidR="00000000" w:rsidRPr="00000000">
              <w:rPr>
                <w:rFonts w:ascii="Calibri" w:cs="Calibri" w:eastAsia="Calibri" w:hAnsi="Calibri"/>
                <w:rtl w:val="0"/>
              </w:rPr>
              <w:t xml:space="preserve">) dan daring (</w:t>
            </w:r>
            <w:r w:rsidDel="00000000" w:rsidR="00000000" w:rsidRPr="00000000">
              <w:rPr>
                <w:rFonts w:ascii="Calibri" w:cs="Calibri" w:eastAsia="Calibri" w:hAnsi="Calibri"/>
                <w:i w:val="1"/>
                <w:iCs w:val="1"/>
                <w:rtl w:val="0"/>
              </w:rPr>
              <w:t xml:space="preserve">online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80">
            <w:pPr>
              <w:widowControl w:val="1"/>
              <w:numPr>
                <w:ilvl w:val="0"/>
                <w:numId w:val="49"/>
              </w:numPr>
              <w:spacing w:after="120" w:line="240" w:lineRule="auto"/>
              <w:ind w:left="300" w:hanging="360"/>
              <w:rPr/>
            </w:pPr>
            <w:r w:rsidDel="00000000" w:rsidR="00000000" w:rsidRPr="00000000">
              <w:rPr>
                <w:rFonts w:ascii="Calibri" w:cs="Calibri" w:eastAsia="Calibri" w:hAnsi="Calibri"/>
                <w:rtl w:val="0"/>
              </w:rPr>
              <w:t xml:space="preserve">Mampu mengevaluasi dan menentukan tingkat pemenuhan tindak lanjut (</w:t>
            </w:r>
            <w:r w:rsidDel="00000000" w:rsidR="00000000" w:rsidRPr="00000000">
              <w:rPr>
                <w:rFonts w:ascii="Calibri" w:cs="Calibri" w:eastAsia="Calibri" w:hAnsi="Calibri"/>
                <w:i w:val="1"/>
                <w:iCs w:val="1"/>
                <w:rtl w:val="0"/>
              </w:rPr>
              <w:t xml:space="preserve">follow-up</w:t>
            </w:r>
            <w:r w:rsidDel="00000000" w:rsidR="00000000" w:rsidRPr="00000000">
              <w:rPr>
                <w:rFonts w:ascii="Calibri" w:cs="Calibri" w:eastAsia="Calibri" w:hAnsi="Calibri"/>
                <w:rtl w:val="0"/>
              </w:rPr>
              <w:t xml:space="preserve">) atas poin-poin keputusan rapat direksi oleh unit kerja terkait.</w:t>
            </w:r>
            <w:r w:rsidDel="00000000" w:rsidR="00000000" w:rsidRPr="00000000">
              <w:rPr>
                <w:rtl w:val="0"/>
              </w:rPr>
            </w:r>
          </w:p>
          <w:p w:rsidR="00000000" w:rsidDel="00000000" w:rsidP="00000000" w:rsidRDefault="00000000" w:rsidRPr="00000000" w14:paraId="00000181">
            <w:pPr>
              <w:widowControl w:val="1"/>
              <w:numPr>
                <w:ilvl w:val="0"/>
                <w:numId w:val="49"/>
              </w:numPr>
              <w:spacing w:after="120" w:line="240" w:lineRule="auto"/>
              <w:ind w:left="300" w:hanging="360"/>
              <w:rPr/>
            </w:pPr>
            <w:r w:rsidDel="00000000" w:rsidR="00000000" w:rsidRPr="00000000">
              <w:rPr>
                <w:rFonts w:ascii="Calibri" w:cs="Calibri" w:eastAsia="Calibri" w:hAnsi="Calibri"/>
                <w:rtl w:val="0"/>
              </w:rPr>
              <w:t xml:space="preserve">Mampu mematangkan mitigasi kendala teknis atau logistik bernilai kritis pada rapat pemegang saham/ direksi.</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8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tata kelola manajemen rapat eksekutif terpadu berbasis aplikasi digital yang mendukung efektivitas pengambilan keputusan strategis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5">
            <w:pPr>
              <w:widowControl w:val="1"/>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merancang sistem otomatisasi manajemen rapat (</w:t>
            </w:r>
            <w:r w:rsidDel="00000000" w:rsidR="00000000" w:rsidRPr="00000000">
              <w:rPr>
                <w:rFonts w:ascii="Calibri" w:cs="Calibri" w:eastAsia="Calibri" w:hAnsi="Calibri"/>
                <w:i w:val="1"/>
                <w:iCs w:val="1"/>
                <w:rtl w:val="0"/>
              </w:rPr>
              <w:t xml:space="preserve">Executive Meeting Board Application</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186">
            <w:pPr>
              <w:widowControl w:val="1"/>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merumuskan standar efektivitas dan protokol kerahasiaan penyelenggaraan rapat Direksi dan Komisaris.</w:t>
            </w:r>
            <w:r w:rsidDel="00000000" w:rsidR="00000000" w:rsidRPr="00000000">
              <w:rPr>
                <w:rtl w:val="0"/>
              </w:rPr>
            </w:r>
          </w:p>
        </w:tc>
      </w:tr>
    </w:tbl>
    <w:p w:rsidR="00000000" w:rsidDel="00000000" w:rsidP="00000000" w:rsidRDefault="00000000" w:rsidRPr="00000000" w14:paraId="00000187">
      <w:pPr>
        <w:pStyle w:val="Heading3"/>
        <w:widowControl w:val="1"/>
        <w:spacing w:after="80" w:before="280" w:line="276" w:lineRule="auto"/>
        <w:rPr>
          <w:rFonts w:ascii="Calibri" w:cs="Calibri" w:eastAsia="Calibri" w:hAnsi="Calibri"/>
          <w:color w:val="274e13"/>
          <w:sz w:val="16"/>
          <w:szCs w:val="16"/>
        </w:rPr>
      </w:pPr>
      <w:bookmarkStart w:colFirst="0" w:colLast="0" w:name="_heading=h.72mxlk7wllz8" w:id="30"/>
      <w:bookmarkEnd w:id="30"/>
      <w:r w:rsidDel="00000000" w:rsidR="00000000" w:rsidRPr="00000000">
        <w:rPr>
          <w:rtl w:val="0"/>
        </w:rPr>
      </w:r>
    </w:p>
    <w:p w:rsidR="00000000" w:rsidDel="00000000" w:rsidP="00000000" w:rsidRDefault="00000000" w:rsidRPr="00000000" w14:paraId="00000188">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CGA-13: Pengelolaan Acara Perusahaan (Corporate Event Management)</w:t>
      </w:r>
    </w:p>
    <w:p w:rsidR="00000000" w:rsidDel="00000000" w:rsidP="00000000" w:rsidRDefault="00000000" w:rsidRPr="00000000" w14:paraId="00000189">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w:t>
      </w:r>
      <w:sdt>
        <w:sdtPr>
          <w:id w:val="340859328"/>
          <w:tag w:val="goog_rdk_7"/>
        </w:sdtPr>
        <w:sdtContent>
          <w:commentRangeStart w:id="7"/>
        </w:sdtContent>
      </w:sdt>
      <w:r w:rsidDel="00000000" w:rsidR="00000000" w:rsidRPr="00000000">
        <w:rPr>
          <w:rFonts w:ascii="Calibri" w:cs="Calibri" w:eastAsia="Calibri" w:hAnsi="Calibri"/>
          <w:rtl w:val="0"/>
        </w:rPr>
        <w:t xml:space="preserve">Kemampuan merancang, mengorganisasikan, memproduksi, serta mengevaluasi acara resmi perusahaan (seperti, RUPS, HUT Bank Sultra, peluncuran produk, peresmian kantor cabang, Acara internal dari Unit kerja terkait) secara profesional dan berkesan.</w:t>
      </w:r>
      <w:commentRangeEnd w:id="7"/>
      <w:r w:rsidDel="00000000" w:rsidR="00000000" w:rsidRPr="00000000">
        <w:commentReference w:id="7"/>
      </w:r>
      <w:r w:rsidDel="00000000" w:rsidR="00000000" w:rsidRPr="00000000">
        <w:rPr>
          <w:rtl w:val="0"/>
        </w:rPr>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8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jadwal acara resmi perusahaan, membantu persiapan perlengkapan acara, serta menyebarkan undangan.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2"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 menentukan dan menjelaskan susunan panitia, jadwal acara, dan daftar tamu undangan acara perusahaan.</w:t>
            </w:r>
            <w:r w:rsidDel="00000000" w:rsidR="00000000" w:rsidRPr="00000000">
              <w:rPr>
                <w:rtl w:val="0"/>
              </w:rPr>
            </w:r>
          </w:p>
          <w:p w:rsidR="00000000" w:rsidDel="00000000" w:rsidP="00000000" w:rsidRDefault="00000000" w:rsidRPr="00000000" w14:paraId="0000018E">
            <w:pPr>
              <w:widowControl w:val="1"/>
              <w:numPr>
                <w:ilvl w:val="0"/>
                <w:numId w:val="3"/>
              </w:numPr>
              <w:spacing w:after="120" w:line="240" w:lineRule="auto"/>
              <w:ind w:left="372" w:hanging="360"/>
              <w:rPr/>
            </w:pPr>
            <w:r w:rsidDel="00000000" w:rsidR="00000000" w:rsidRPr="00000000">
              <w:rPr>
                <w:rFonts w:ascii="Calibri" w:cs="Calibri" w:eastAsia="Calibri" w:hAnsi="Calibri"/>
                <w:rtl w:val="0"/>
              </w:rPr>
              <w:t xml:space="preserve">Mampu membantu pendistribusian undangan dan pengumpulan berkas konfirmasi kehadiran (RSVP).</w:t>
            </w:r>
          </w:p>
          <w:p w:rsidR="00000000" w:rsidDel="00000000" w:rsidP="00000000" w:rsidRDefault="00000000" w:rsidRPr="00000000" w14:paraId="0000018F">
            <w:pPr>
              <w:widowControl w:val="1"/>
              <w:numPr>
                <w:ilvl w:val="0"/>
                <w:numId w:val="3"/>
              </w:numPr>
              <w:spacing w:after="120" w:line="240" w:lineRule="auto"/>
              <w:ind w:left="372" w:hanging="360"/>
              <w:rPr>
                <w:rFonts w:ascii="Calibri" w:cs="Calibri" w:eastAsia="Calibri" w:hAnsi="Calibri"/>
                <w:u w:val="none"/>
              </w:rPr>
            </w:pPr>
            <w:r w:rsidDel="00000000" w:rsidR="00000000" w:rsidRPr="00000000">
              <w:rPr>
                <w:rFonts w:ascii="Calibri" w:cs="Calibri" w:eastAsia="Calibri" w:hAnsi="Calibri"/>
                <w:rtl w:val="0"/>
              </w:rPr>
              <w:t xml:space="preserve">Mampu untuk memenuhi kebutuhan sarana, prasarana, dan akomodasi acara sesuai prosedur, serta melaporkan segera setiap kendala atau kerusakan fasilitas kepada atasan.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9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kerja produksi acara (</w:t>
            </w:r>
            <w:r w:rsidDel="00000000" w:rsidR="00000000" w:rsidRPr="00000000">
              <w:rPr>
                <w:rFonts w:ascii="Calibri" w:cs="Calibri" w:eastAsia="Calibri" w:hAnsi="Calibri"/>
                <w:i w:val="1"/>
                <w:iCs w:val="1"/>
                <w:rtl w:val="0"/>
              </w:rPr>
              <w:t xml:space="preserve">rundown</w:t>
            </w:r>
            <w:r w:rsidDel="00000000" w:rsidR="00000000" w:rsidRPr="00000000">
              <w:rPr>
                <w:rFonts w:ascii="Calibri" w:cs="Calibri" w:eastAsia="Calibri" w:hAnsi="Calibri"/>
                <w:rtl w:val="0"/>
              </w:rPr>
              <w:t xml:space="preserve">), kebutuhan </w:t>
            </w:r>
            <w:r w:rsidDel="00000000" w:rsidR="00000000" w:rsidRPr="00000000">
              <w:rPr>
                <w:rFonts w:ascii="Calibri" w:cs="Calibri" w:eastAsia="Calibri" w:hAnsi="Calibri"/>
                <w:i w:val="1"/>
                <w:iCs w:val="1"/>
                <w:rtl w:val="0"/>
              </w:rPr>
              <w:t xml:space="preserve">Event Organizer</w:t>
            </w:r>
            <w:r w:rsidDel="00000000" w:rsidR="00000000" w:rsidRPr="00000000">
              <w:rPr>
                <w:rFonts w:ascii="Calibri" w:cs="Calibri" w:eastAsia="Calibri" w:hAnsi="Calibri"/>
                <w:rtl w:val="0"/>
              </w:rPr>
              <w:t xml:space="preserve"> (EO), serta memverifikasi kelayakan konsumsi dan dekorasi acara.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2">
            <w:pPr>
              <w:spacing w:after="120" w:line="240" w:lineRule="auto"/>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193">
            <w:pPr>
              <w:widowControl w:val="1"/>
              <w:numPr>
                <w:ilvl w:val="0"/>
                <w:numId w:val="48"/>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memeriksa kesiapan sarana prasarana, </w:t>
            </w:r>
            <w:r w:rsidDel="00000000" w:rsidR="00000000" w:rsidRPr="00000000">
              <w:rPr>
                <w:rFonts w:ascii="Calibri" w:cs="Calibri" w:eastAsia="Calibri" w:hAnsi="Calibri"/>
                <w:i w:val="1"/>
                <w:iCs w:val="1"/>
                <w:rtl w:val="0"/>
              </w:rPr>
              <w:t xml:space="preserve">rundown</w:t>
            </w:r>
            <w:r w:rsidDel="00000000" w:rsidR="00000000" w:rsidRPr="00000000">
              <w:rPr>
                <w:rFonts w:ascii="Calibri" w:cs="Calibri" w:eastAsia="Calibri" w:hAnsi="Calibri"/>
                <w:rtl w:val="0"/>
              </w:rPr>
              <w:t xml:space="preserve">, panggung, dekorasi, hingga peralatan audio-visual, mengantisipasi kebutuhan cadangan logistik, serta merespons permintaan darurat dari panitia atau peserta secara cepat dengan solusi alternatif yang praktis.</w:t>
            </w:r>
          </w:p>
          <w:p w:rsidR="00000000" w:rsidDel="00000000" w:rsidP="00000000" w:rsidRDefault="00000000" w:rsidRPr="00000000" w14:paraId="00000194">
            <w:pPr>
              <w:widowControl w:val="1"/>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menjelaskan rincian pembagian tugas operasional panitia internal saat acara berlangsung.</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9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perencanaan teknis acara, mengoordinasikan mitra vendor/EO, serta mengendalikan operasional kelancaran acara di lapangan.</w:t>
            </w:r>
          </w:p>
          <w:p w:rsidR="00000000" w:rsidDel="00000000" w:rsidP="00000000" w:rsidRDefault="00000000" w:rsidRPr="00000000" w14:paraId="00000197">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9">
            <w:pPr>
              <w:widowControl w:val="1"/>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mengelola pelaksanaan acara perusahaan (RUPS, Peresmian Kantor, HUT Bank) secara mandiri dari tahap persiapan hingga selesai.</w:t>
            </w:r>
            <w:r w:rsidDel="00000000" w:rsidR="00000000" w:rsidRPr="00000000">
              <w:rPr>
                <w:rtl w:val="0"/>
              </w:rPr>
            </w:r>
          </w:p>
          <w:p w:rsidR="00000000" w:rsidDel="00000000" w:rsidP="00000000" w:rsidRDefault="00000000" w:rsidRPr="00000000" w14:paraId="0000019A">
            <w:pPr>
              <w:widowControl w:val="1"/>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berkoordinasi dengan vendor dekorasi, catering, MC, dan hiburan untuk memastikan pelaksanaan sesuai kontrak.</w:t>
            </w:r>
            <w:r w:rsidDel="00000000" w:rsidR="00000000" w:rsidRPr="00000000">
              <w:rPr>
                <w:rtl w:val="0"/>
              </w:rPr>
            </w:r>
          </w:p>
          <w:p w:rsidR="00000000" w:rsidDel="00000000" w:rsidP="00000000" w:rsidRDefault="00000000" w:rsidRPr="00000000" w14:paraId="0000019B">
            <w:pPr>
              <w:widowControl w:val="1"/>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menyusun Laporan Pertanggungjawaban (LPJ) pelaksanaan acara termasuk rekapitulasi penggunaan anggaran.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9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anggaran acara terhadap dampak pencitraan (</w:t>
            </w:r>
            <w:r w:rsidDel="00000000" w:rsidR="00000000" w:rsidRPr="00000000">
              <w:rPr>
                <w:rFonts w:ascii="Calibri" w:cs="Calibri" w:eastAsia="Calibri" w:hAnsi="Calibri"/>
                <w:i w:val="1"/>
                <w:iCs w:val="1"/>
                <w:rtl w:val="0"/>
              </w:rPr>
              <w:t xml:space="preserve">Return on Event/</w:t>
            </w:r>
            <w:r w:rsidDel="00000000" w:rsidR="00000000" w:rsidRPr="00000000">
              <w:rPr>
                <w:rFonts w:ascii="Calibri" w:cs="Calibri" w:eastAsia="Calibri" w:hAnsi="Calibri"/>
                <w:rtl w:val="0"/>
              </w:rPr>
              <w:t xml:space="preserve">ROE), mengevaluasi kinerja EO/vendor, serta mematangkan mitigasi risiko acara.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F">
            <w:pPr>
              <w:widowControl w:val="1"/>
              <w:numPr>
                <w:ilvl w:val="0"/>
                <w:numId w:val="39"/>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efisiensi penggunaan anggaran acara terhadap pencapaian tujuan strategis perusahaan.</w:t>
            </w:r>
            <w:r w:rsidDel="00000000" w:rsidR="00000000" w:rsidRPr="00000000">
              <w:rPr>
                <w:rtl w:val="0"/>
              </w:rPr>
            </w:r>
          </w:p>
          <w:p w:rsidR="00000000" w:rsidDel="00000000" w:rsidP="00000000" w:rsidRDefault="00000000" w:rsidRPr="00000000" w14:paraId="000001A0">
            <w:pPr>
              <w:widowControl w:val="1"/>
              <w:numPr>
                <w:ilvl w:val="0"/>
                <w:numId w:val="39"/>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kinerja penyedia jasa </w:t>
            </w:r>
            <w:r w:rsidDel="00000000" w:rsidR="00000000" w:rsidRPr="00000000">
              <w:rPr>
                <w:rFonts w:ascii="Calibri" w:cs="Calibri" w:eastAsia="Calibri" w:hAnsi="Calibri"/>
                <w:i w:val="1"/>
                <w:iCs w:val="1"/>
                <w:rtl w:val="0"/>
              </w:rPr>
              <w:t xml:space="preserve">Event Organizer</w:t>
            </w:r>
            <w:r w:rsidDel="00000000" w:rsidR="00000000" w:rsidRPr="00000000">
              <w:rPr>
                <w:rFonts w:ascii="Calibri" w:cs="Calibri" w:eastAsia="Calibri" w:hAnsi="Calibri"/>
                <w:rtl w:val="0"/>
              </w:rPr>
              <w:t xml:space="preserve"> dan kelayakan nilai tambah (</w:t>
            </w:r>
            <w:r w:rsidDel="00000000" w:rsidR="00000000" w:rsidRPr="00000000">
              <w:rPr>
                <w:rFonts w:ascii="Calibri" w:cs="Calibri" w:eastAsia="Calibri" w:hAnsi="Calibri"/>
                <w:i w:val="1"/>
                <w:iCs w:val="1"/>
                <w:rtl w:val="0"/>
              </w:rPr>
              <w:t xml:space="preserve">value for money</w:t>
            </w:r>
            <w:r w:rsidDel="00000000" w:rsidR="00000000" w:rsidRPr="00000000">
              <w:rPr>
                <w:rFonts w:ascii="Calibri" w:cs="Calibri" w:eastAsia="Calibri" w:hAnsi="Calibri"/>
                <w:rtl w:val="0"/>
              </w:rPr>
              <w:t xml:space="preserve">) yang diberikan.</w:t>
            </w:r>
            <w:r w:rsidDel="00000000" w:rsidR="00000000" w:rsidRPr="00000000">
              <w:rPr>
                <w:rtl w:val="0"/>
              </w:rPr>
            </w:r>
          </w:p>
          <w:p w:rsidR="00000000" w:rsidDel="00000000" w:rsidP="00000000" w:rsidRDefault="00000000" w:rsidRPr="00000000" w14:paraId="000001A1">
            <w:pPr>
              <w:widowControl w:val="1"/>
              <w:numPr>
                <w:ilvl w:val="0"/>
                <w:numId w:val="39"/>
              </w:numPr>
              <w:spacing w:after="120" w:line="240" w:lineRule="auto"/>
              <w:ind w:left="300" w:hanging="360"/>
              <w:rPr/>
            </w:pPr>
            <w:r w:rsidDel="00000000" w:rsidR="00000000" w:rsidRPr="00000000">
              <w:rPr>
                <w:rFonts w:ascii="Calibri" w:cs="Calibri" w:eastAsia="Calibri" w:hAnsi="Calibri"/>
                <w:rtl w:val="0"/>
              </w:rPr>
              <w:t xml:space="preserve">Mampu merumuskan rencana antisipasi (</w:t>
            </w:r>
            <w:r w:rsidDel="00000000" w:rsidR="00000000" w:rsidRPr="00000000">
              <w:rPr>
                <w:rFonts w:ascii="Calibri" w:cs="Calibri" w:eastAsia="Calibri" w:hAnsi="Calibri"/>
                <w:i w:val="1"/>
                <w:iCs w:val="1"/>
                <w:rtl w:val="0"/>
              </w:rPr>
              <w:t xml:space="preserve">contingency plan</w:t>
            </w:r>
            <w:r w:rsidDel="00000000" w:rsidR="00000000" w:rsidRPr="00000000">
              <w:rPr>
                <w:rFonts w:ascii="Calibri" w:cs="Calibri" w:eastAsia="Calibri" w:hAnsi="Calibri"/>
                <w:rtl w:val="0"/>
              </w:rPr>
              <w:t xml:space="preserve">) terhadap perubahan cuaca, gangguan teknis, atau perubahan protokol mendadak.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A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konsep dan narasi besar (</w:t>
            </w:r>
            <w:r w:rsidDel="00000000" w:rsidR="00000000" w:rsidRPr="00000000">
              <w:rPr>
                <w:rFonts w:ascii="Calibri" w:cs="Calibri" w:eastAsia="Calibri" w:hAnsi="Calibri"/>
                <w:i w:val="1"/>
                <w:iCs w:val="1"/>
                <w:rtl w:val="0"/>
              </w:rPr>
              <w:t xml:space="preserve">master concept</w:t>
            </w:r>
            <w:r w:rsidDel="00000000" w:rsidR="00000000" w:rsidRPr="00000000">
              <w:rPr>
                <w:rFonts w:ascii="Calibri" w:cs="Calibri" w:eastAsia="Calibri" w:hAnsi="Calibri"/>
                <w:rtl w:val="0"/>
              </w:rPr>
              <w:t xml:space="preserve">) acara strategis korporasi yang mampu meningkatkan reputasi serta </w:t>
            </w:r>
            <w:r w:rsidDel="00000000" w:rsidR="00000000" w:rsidRPr="00000000">
              <w:rPr>
                <w:rFonts w:ascii="Calibri" w:cs="Calibri" w:eastAsia="Calibri" w:hAnsi="Calibri"/>
                <w:i w:val="1"/>
                <w:iCs w:val="1"/>
                <w:rtl w:val="0"/>
              </w:rPr>
              <w:t xml:space="preserve">brand equity</w:t>
            </w:r>
            <w:r w:rsidDel="00000000" w:rsidR="00000000" w:rsidRPr="00000000">
              <w:rPr>
                <w:rFonts w:ascii="Calibri" w:cs="Calibri" w:eastAsia="Calibri" w:hAnsi="Calibri"/>
                <w:rtl w:val="0"/>
              </w:rPr>
              <w:t xml:space="preserve"> Bank Sultra di tingkat daerah dan 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5">
            <w:pPr>
              <w:widowControl w:val="1"/>
              <w:numPr>
                <w:ilvl w:val="0"/>
                <w:numId w:val="54"/>
              </w:numPr>
              <w:spacing w:after="120" w:line="240" w:lineRule="auto"/>
              <w:ind w:left="300" w:hanging="360"/>
              <w:rPr/>
            </w:pPr>
            <w:r w:rsidDel="00000000" w:rsidR="00000000" w:rsidRPr="00000000">
              <w:rPr>
                <w:rFonts w:ascii="Calibri" w:cs="Calibri" w:eastAsia="Calibri" w:hAnsi="Calibri"/>
                <w:rtl w:val="0"/>
              </w:rPr>
              <w:t xml:space="preserve">Mampu merancang konsep kreatif dan pengalaman peserta (</w:t>
            </w:r>
            <w:r w:rsidDel="00000000" w:rsidR="00000000" w:rsidRPr="00000000">
              <w:rPr>
                <w:rFonts w:ascii="Calibri" w:cs="Calibri" w:eastAsia="Calibri" w:hAnsi="Calibri"/>
                <w:i w:val="1"/>
                <w:iCs w:val="1"/>
                <w:rtl w:val="0"/>
              </w:rPr>
              <w:t xml:space="preserve">event experience</w:t>
            </w:r>
            <w:r w:rsidDel="00000000" w:rsidR="00000000" w:rsidRPr="00000000">
              <w:rPr>
                <w:rFonts w:ascii="Calibri" w:cs="Calibri" w:eastAsia="Calibri" w:hAnsi="Calibri"/>
                <w:rtl w:val="0"/>
              </w:rPr>
              <w:t xml:space="preserve">) untuk acara-acara berskala besar korporasi Bank Sultra.</w:t>
            </w:r>
            <w:r w:rsidDel="00000000" w:rsidR="00000000" w:rsidRPr="00000000">
              <w:rPr>
                <w:rtl w:val="0"/>
              </w:rPr>
            </w:r>
          </w:p>
          <w:p w:rsidR="00000000" w:rsidDel="00000000" w:rsidP="00000000" w:rsidRDefault="00000000" w:rsidRPr="00000000" w14:paraId="000001A6">
            <w:pPr>
              <w:widowControl w:val="1"/>
              <w:numPr>
                <w:ilvl w:val="0"/>
                <w:numId w:val="54"/>
              </w:numPr>
              <w:spacing w:after="120" w:line="240" w:lineRule="auto"/>
              <w:ind w:left="300" w:hanging="360"/>
              <w:rPr/>
            </w:pPr>
            <w:r w:rsidDel="00000000" w:rsidR="00000000" w:rsidRPr="00000000">
              <w:rPr>
                <w:rFonts w:ascii="Calibri" w:cs="Calibri" w:eastAsia="Calibri" w:hAnsi="Calibri"/>
                <w:rtl w:val="0"/>
              </w:rPr>
              <w:t xml:space="preserve">Mampu merumuskan strategi komunikasi acara korporat yang selaras dengan penyampaian pesan visi-misi Bank Sultra.</w:t>
            </w:r>
          </w:p>
          <w:p w:rsidR="00000000" w:rsidDel="00000000" w:rsidP="00000000" w:rsidRDefault="00000000" w:rsidRPr="00000000" w14:paraId="000001A7">
            <w:pPr>
              <w:widowControl w:val="1"/>
              <w:numPr>
                <w:ilvl w:val="0"/>
                <w:numId w:val="54"/>
              </w:numPr>
              <w:spacing w:after="240" w:before="240" w:line="240" w:lineRule="auto"/>
              <w:ind w:left="300" w:right="600" w:hanging="360"/>
              <w:rPr>
                <w:rFonts w:ascii="Calibri" w:cs="Calibri" w:eastAsia="Calibri" w:hAnsi="Calibri"/>
              </w:rPr>
            </w:pPr>
            <w:r w:rsidDel="00000000" w:rsidR="00000000" w:rsidRPr="00000000">
              <w:rPr>
                <w:rFonts w:ascii="Calibri" w:cs="Calibri" w:eastAsia="Calibri" w:hAnsi="Calibri"/>
                <w:rtl w:val="0"/>
              </w:rPr>
              <w:t xml:space="preserve">Mampu merancang dan mengarahkan arah kebijakan dan tata kelola fasilitas bank yang siap digunakan untuk acara berskala besar, serta mengoptimalkan peran pelayanan umum untuk mendukung pencapaian tujuan.</w:t>
            </w:r>
          </w:p>
        </w:tc>
      </w:tr>
    </w:tbl>
    <w:p w:rsidR="00000000" w:rsidDel="00000000" w:rsidP="00000000" w:rsidRDefault="00000000" w:rsidRPr="00000000" w14:paraId="000001A8">
      <w:pPr>
        <w:pStyle w:val="Heading3"/>
        <w:widowControl w:val="1"/>
        <w:spacing w:after="80" w:before="280" w:line="276" w:lineRule="auto"/>
        <w:rPr>
          <w:rFonts w:ascii="Calibri" w:cs="Calibri" w:eastAsia="Calibri" w:hAnsi="Calibri"/>
          <w:color w:val="274e13"/>
          <w:sz w:val="24"/>
          <w:szCs w:val="24"/>
        </w:rPr>
      </w:pPr>
      <w:bookmarkStart w:colFirst="0" w:colLast="0" w:name="_heading=h.t7h7cisgbown" w:id="31"/>
      <w:bookmarkEnd w:id="31"/>
      <w:r w:rsidDel="00000000" w:rsidR="00000000" w:rsidRPr="00000000">
        <w:rPr>
          <w:rtl w:val="0"/>
        </w:rPr>
      </w:r>
    </w:p>
    <w:p w:rsidR="00000000" w:rsidDel="00000000" w:rsidP="00000000" w:rsidRDefault="00000000" w:rsidRPr="00000000" w14:paraId="000001A9">
      <w:pPr>
        <w:pStyle w:val="Heading3"/>
        <w:widowControl w:val="1"/>
        <w:spacing w:after="80" w:before="360" w:line="276"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1AA">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CGA-14: Hubungan Media &amp; Komunikasi Publik (Media Relations)</w:t>
      </w:r>
    </w:p>
    <w:p w:rsidR="00000000" w:rsidDel="00000000" w:rsidP="00000000" w:rsidRDefault="00000000" w:rsidRPr="00000000" w14:paraId="000001AB">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membangun, memelihara, dan mengelola hubungan kemitraan yang harmonis dengan media massa (cetak, elektronik, digital), menyusun siaran pers, serta mengelola komunikasi krisis untuk menjaga citra positif Bank Sultra.</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A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daftar jurnalis/media lokal Sulawesi Tenggara, mengumpulkan kliping berita, serta mendokumentasikan kegiatan liputan.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1AF">
            <w:pPr>
              <w:widowControl w:val="1"/>
              <w:numPr>
                <w:ilvl w:val="0"/>
                <w:numId w:val="2"/>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mengumpulkan profile media massa lokal dan jurnalis mitra Bank Sultra berdasarkan karakter pemberitaan, jangkauan, dan lini fokusnya.</w:t>
            </w:r>
          </w:p>
          <w:p w:rsidR="00000000" w:rsidDel="00000000" w:rsidP="00000000" w:rsidRDefault="00000000" w:rsidRPr="00000000" w14:paraId="000001B0">
            <w:pPr>
              <w:widowControl w:val="1"/>
              <w:numPr>
                <w:ilvl w:val="0"/>
                <w:numId w:val="2"/>
              </w:numPr>
              <w:spacing w:after="120" w:line="240" w:lineRule="auto"/>
              <w:ind w:left="300" w:hanging="360"/>
              <w:rPr/>
            </w:pPr>
            <w:r w:rsidDel="00000000" w:rsidR="00000000" w:rsidRPr="00000000">
              <w:rPr>
                <w:rFonts w:ascii="Calibri" w:cs="Calibri" w:eastAsia="Calibri" w:hAnsi="Calibri"/>
                <w:rtl w:val="0"/>
              </w:rPr>
              <w:t xml:space="preserve">Mampu mengumpulkan kliping berita harian (cetak dan </w:t>
            </w:r>
            <w:r w:rsidDel="00000000" w:rsidR="00000000" w:rsidRPr="00000000">
              <w:rPr>
                <w:rFonts w:ascii="Calibri" w:cs="Calibri" w:eastAsia="Calibri" w:hAnsi="Calibri"/>
                <w:i w:val="1"/>
                <w:iCs w:val="1"/>
                <w:rtl w:val="0"/>
              </w:rPr>
              <w:t xml:space="preserve">online</w:t>
            </w:r>
            <w:r w:rsidDel="00000000" w:rsidR="00000000" w:rsidRPr="00000000">
              <w:rPr>
                <w:rFonts w:ascii="Calibri" w:cs="Calibri" w:eastAsia="Calibri" w:hAnsi="Calibri"/>
                <w:rtl w:val="0"/>
              </w:rPr>
              <w:t xml:space="preserve">) yang berkaitan dengan Bank Sultra dan industri perbankan.</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B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etika jurnalistik, memverifikasi isu sentimen media (positif/ netral/negatif), serta menyiapkan draf awal siaran pers (</w:t>
            </w:r>
            <w:r w:rsidDel="00000000" w:rsidR="00000000" w:rsidRPr="00000000">
              <w:rPr>
                <w:rFonts w:ascii="Calibri" w:cs="Calibri" w:eastAsia="Calibri" w:hAnsi="Calibri"/>
                <w:i w:val="1"/>
                <w:iCs w:val="1"/>
                <w:rtl w:val="0"/>
              </w:rPr>
              <w:t xml:space="preserve">press release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4">
            <w:pPr>
              <w:widowControl w:val="1"/>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menyusun draf awal siaran pers (</w:t>
            </w:r>
            <w:r w:rsidDel="00000000" w:rsidR="00000000" w:rsidRPr="00000000">
              <w:rPr>
                <w:rFonts w:ascii="Calibri" w:cs="Calibri" w:eastAsia="Calibri" w:hAnsi="Calibri"/>
                <w:i w:val="1"/>
                <w:iCs w:val="1"/>
                <w:rtl w:val="0"/>
              </w:rPr>
              <w:t xml:space="preserve">press release</w:t>
            </w:r>
            <w:r w:rsidDel="00000000" w:rsidR="00000000" w:rsidRPr="00000000">
              <w:rPr>
                <w:rFonts w:ascii="Calibri" w:cs="Calibri" w:eastAsia="Calibri" w:hAnsi="Calibri"/>
                <w:rtl w:val="0"/>
              </w:rPr>
              <w:t xml:space="preserve">) kegiatan Bank Sultra dengan kaidah jurnalistik dasar.</w:t>
            </w:r>
            <w:r w:rsidDel="00000000" w:rsidR="00000000" w:rsidRPr="00000000">
              <w:rPr>
                <w:rtl w:val="0"/>
              </w:rPr>
            </w:r>
          </w:p>
          <w:p w:rsidR="00000000" w:rsidDel="00000000" w:rsidP="00000000" w:rsidRDefault="00000000" w:rsidRPr="00000000" w14:paraId="000001B5">
            <w:pPr>
              <w:widowControl w:val="1"/>
              <w:numPr>
                <w:ilvl w:val="0"/>
                <w:numId w:val="87"/>
              </w:numPr>
              <w:spacing w:after="120" w:line="240" w:lineRule="auto"/>
              <w:ind w:left="300" w:hanging="360"/>
              <w:rPr/>
            </w:pPr>
            <w:r w:rsidDel="00000000" w:rsidR="00000000" w:rsidRPr="00000000">
              <w:rPr>
                <w:rFonts w:ascii="Calibri" w:cs="Calibri" w:eastAsia="Calibri" w:hAnsi="Calibri"/>
                <w:rtl w:val="0"/>
              </w:rPr>
              <w:t xml:space="preserve">Mampu mengevaluasi dan menyimpulkan isi pemberitaan media untuk dikategorikan berdasarkan sikap/ kecenderungan sentimen berita.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B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kegiatan </w:t>
            </w:r>
            <w:r w:rsidDel="00000000" w:rsidR="00000000" w:rsidRPr="00000000">
              <w:rPr>
                <w:rFonts w:ascii="Calibri" w:cs="Calibri" w:eastAsia="Calibri" w:hAnsi="Calibri"/>
                <w:i w:val="1"/>
                <w:iCs w:val="1"/>
                <w:rtl w:val="0"/>
              </w:rPr>
              <w:t xml:space="preserve">press conference/ media gathering</w:t>
            </w:r>
            <w:r w:rsidDel="00000000" w:rsidR="00000000" w:rsidRPr="00000000">
              <w:rPr>
                <w:rFonts w:ascii="Calibri" w:cs="Calibri" w:eastAsia="Calibri" w:hAnsi="Calibri"/>
                <w:rtl w:val="0"/>
              </w:rPr>
              <w:t xml:space="preserve">, mendistribusikan siaran pers resmi, serta menanggapi permintaan informasi dari jurnalis secara proporsional.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9">
            <w:pPr>
              <w:widowControl w:val="1"/>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mengelola penyelenggaraan jumpa pers (</w:t>
            </w:r>
            <w:r w:rsidDel="00000000" w:rsidR="00000000" w:rsidRPr="00000000">
              <w:rPr>
                <w:rFonts w:ascii="Calibri" w:cs="Calibri" w:eastAsia="Calibri" w:hAnsi="Calibri"/>
                <w:i w:val="1"/>
                <w:iCs w:val="1"/>
                <w:rtl w:val="0"/>
              </w:rPr>
              <w:t xml:space="preserve">press conference</w:t>
            </w:r>
            <w:r w:rsidDel="00000000" w:rsidR="00000000" w:rsidRPr="00000000">
              <w:rPr>
                <w:rFonts w:ascii="Calibri" w:cs="Calibri" w:eastAsia="Calibri" w:hAnsi="Calibri"/>
                <w:rtl w:val="0"/>
              </w:rPr>
              <w:t xml:space="preserve">), wawancara pimpinan, dan kunjungan media (</w:t>
            </w:r>
            <w:r w:rsidDel="00000000" w:rsidR="00000000" w:rsidRPr="00000000">
              <w:rPr>
                <w:rFonts w:ascii="Calibri" w:cs="Calibri" w:eastAsia="Calibri" w:hAnsi="Calibri"/>
                <w:i w:val="1"/>
                <w:iCs w:val="1"/>
                <w:rtl w:val="0"/>
              </w:rPr>
              <w:t xml:space="preserve">media visit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BA">
            <w:pPr>
              <w:widowControl w:val="1"/>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mendistribusikan </w:t>
            </w:r>
            <w:r w:rsidDel="00000000" w:rsidR="00000000" w:rsidRPr="00000000">
              <w:rPr>
                <w:rFonts w:ascii="Calibri" w:cs="Calibri" w:eastAsia="Calibri" w:hAnsi="Calibri"/>
                <w:i w:val="1"/>
                <w:iCs w:val="1"/>
                <w:rtl w:val="0"/>
              </w:rPr>
              <w:t xml:space="preserve">press release</w:t>
            </w:r>
            <w:r w:rsidDel="00000000" w:rsidR="00000000" w:rsidRPr="00000000">
              <w:rPr>
                <w:rFonts w:ascii="Calibri" w:cs="Calibri" w:eastAsia="Calibri" w:hAnsi="Calibri"/>
                <w:rtl w:val="0"/>
              </w:rPr>
              <w:t xml:space="preserve"> ke jaringan media partner dan memastikan publikasinya tayang secara akurat.</w:t>
            </w:r>
            <w:r w:rsidDel="00000000" w:rsidR="00000000" w:rsidRPr="00000000">
              <w:rPr>
                <w:rtl w:val="0"/>
              </w:rPr>
            </w:r>
          </w:p>
          <w:p w:rsidR="00000000" w:rsidDel="00000000" w:rsidP="00000000" w:rsidRDefault="00000000" w:rsidRPr="00000000" w14:paraId="000001BB">
            <w:pPr>
              <w:widowControl w:val="1"/>
              <w:numPr>
                <w:ilvl w:val="0"/>
                <w:numId w:val="82"/>
              </w:numPr>
              <w:spacing w:after="120" w:line="240" w:lineRule="auto"/>
              <w:ind w:left="300" w:hanging="360"/>
              <w:rPr/>
            </w:pPr>
            <w:r w:rsidDel="00000000" w:rsidR="00000000" w:rsidRPr="00000000">
              <w:rPr>
                <w:rFonts w:ascii="Calibri" w:cs="Calibri" w:eastAsia="Calibri" w:hAnsi="Calibri"/>
                <w:rtl w:val="0"/>
              </w:rPr>
              <w:t xml:space="preserve">Mampu menyusun laporan analisis jangkauan liputan media (</w:t>
            </w:r>
            <w:r w:rsidDel="00000000" w:rsidR="00000000" w:rsidRPr="00000000">
              <w:rPr>
                <w:rFonts w:ascii="Calibri" w:cs="Calibri" w:eastAsia="Calibri" w:hAnsi="Calibri"/>
                <w:i w:val="1"/>
                <w:iCs w:val="1"/>
                <w:rtl w:val="0"/>
              </w:rPr>
              <w:t xml:space="preserve">media coverage report</w:t>
            </w:r>
            <w:r w:rsidDel="00000000" w:rsidR="00000000" w:rsidRPr="00000000">
              <w:rPr>
                <w:rFonts w:ascii="Calibri" w:cs="Calibri" w:eastAsia="Calibri" w:hAnsi="Calibri"/>
                <w:rtl w:val="0"/>
              </w:rPr>
              <w:t xml:space="preserve">) secara berkala.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B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sentimen media dan tren opini publik, mengevaluasi penanganan komunikasi krisis media, serta menyusun narasi pemberitaan strategis pimpinan.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F">
            <w:pPr>
              <w:widowControl w:val="1"/>
              <w:numPr>
                <w:ilvl w:val="0"/>
                <w:numId w:val="92"/>
              </w:numPr>
              <w:spacing w:after="120" w:line="240" w:lineRule="auto"/>
              <w:ind w:left="300" w:hanging="360"/>
              <w:rPr/>
            </w:pPr>
            <w:r w:rsidDel="00000000" w:rsidR="00000000" w:rsidRPr="00000000">
              <w:rPr>
                <w:rFonts w:ascii="Calibri" w:cs="Calibri" w:eastAsia="Calibri" w:hAnsi="Calibri"/>
                <w:rtl w:val="0"/>
              </w:rPr>
              <w:t xml:space="preserve">Mampu menganalisis dan menyimpulkan dampak pemberitaan media terhadap reputasi dan kepercayaan nasabah Bank Sultra.</w:t>
            </w:r>
            <w:r w:rsidDel="00000000" w:rsidR="00000000" w:rsidRPr="00000000">
              <w:rPr>
                <w:rtl w:val="0"/>
              </w:rPr>
            </w:r>
          </w:p>
          <w:p w:rsidR="00000000" w:rsidDel="00000000" w:rsidP="00000000" w:rsidRDefault="00000000" w:rsidRPr="00000000" w14:paraId="000001C0">
            <w:pPr>
              <w:widowControl w:val="1"/>
              <w:numPr>
                <w:ilvl w:val="0"/>
                <w:numId w:val="92"/>
              </w:numPr>
              <w:spacing w:after="120" w:line="240" w:lineRule="auto"/>
              <w:ind w:left="300" w:hanging="360"/>
              <w:rPr/>
            </w:pPr>
            <w:r w:rsidDel="00000000" w:rsidR="00000000" w:rsidRPr="00000000">
              <w:rPr>
                <w:rFonts w:ascii="Calibri" w:cs="Calibri" w:eastAsia="Calibri" w:hAnsi="Calibri"/>
                <w:rtl w:val="0"/>
              </w:rPr>
              <w:t xml:space="preserve">Mampu menyusun strategi materi sanggahan (</w:t>
            </w:r>
            <w:r w:rsidDel="00000000" w:rsidR="00000000" w:rsidRPr="00000000">
              <w:rPr>
                <w:rFonts w:ascii="Calibri" w:cs="Calibri" w:eastAsia="Calibri" w:hAnsi="Calibri"/>
                <w:i w:val="1"/>
                <w:iCs w:val="1"/>
                <w:rtl w:val="0"/>
              </w:rPr>
              <w:t xml:space="preserve">counter news</w:t>
            </w:r>
            <w:r w:rsidDel="00000000" w:rsidR="00000000" w:rsidRPr="00000000">
              <w:rPr>
                <w:rFonts w:ascii="Calibri" w:cs="Calibri" w:eastAsia="Calibri" w:hAnsi="Calibri"/>
                <w:rtl w:val="0"/>
              </w:rPr>
              <w:t xml:space="preserve">) atau klarifikasi atas berita negatif/hoaks secara cepat dan tepat.</w:t>
            </w:r>
            <w:r w:rsidDel="00000000" w:rsidR="00000000" w:rsidRPr="00000000">
              <w:rPr>
                <w:rtl w:val="0"/>
              </w:rPr>
            </w:r>
          </w:p>
          <w:p w:rsidR="00000000" w:rsidDel="00000000" w:rsidP="00000000" w:rsidRDefault="00000000" w:rsidRPr="00000000" w14:paraId="000001C1">
            <w:pPr>
              <w:widowControl w:val="1"/>
              <w:numPr>
                <w:ilvl w:val="0"/>
                <w:numId w:val="92"/>
              </w:numPr>
              <w:spacing w:after="120" w:line="240" w:lineRule="auto"/>
              <w:ind w:left="300" w:hanging="360"/>
              <w:rPr/>
            </w:pPr>
            <w:r w:rsidDel="00000000" w:rsidR="00000000" w:rsidRPr="00000000">
              <w:rPr>
                <w:rFonts w:ascii="Calibri" w:cs="Calibri" w:eastAsia="Calibri" w:hAnsi="Calibri"/>
                <w:rtl w:val="0"/>
              </w:rPr>
              <w:t xml:space="preserve">Mampu menganalisis dan menyiapkan rekomendasi usulan </w:t>
            </w:r>
            <w:r w:rsidDel="00000000" w:rsidR="00000000" w:rsidRPr="00000000">
              <w:rPr>
                <w:rFonts w:ascii="Calibri" w:cs="Calibri" w:eastAsia="Calibri" w:hAnsi="Calibri"/>
                <w:i w:val="1"/>
                <w:iCs w:val="1"/>
                <w:rtl w:val="0"/>
              </w:rPr>
              <w:t xml:space="preserve">sponsorship</w:t>
            </w:r>
            <w:r w:rsidDel="00000000" w:rsidR="00000000" w:rsidRPr="00000000">
              <w:rPr>
                <w:rFonts w:ascii="Calibri" w:cs="Calibri" w:eastAsia="Calibri" w:hAnsi="Calibri"/>
                <w:rtl w:val="0"/>
              </w:rPr>
              <w:t xml:space="preserve"> media untuk optimalisasi publisitas positif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C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hubungan media (</w:t>
            </w:r>
            <w:r w:rsidDel="00000000" w:rsidR="00000000" w:rsidRPr="00000000">
              <w:rPr>
                <w:rFonts w:ascii="Calibri" w:cs="Calibri" w:eastAsia="Calibri" w:hAnsi="Calibri"/>
                <w:i w:val="1"/>
                <w:iCs w:val="1"/>
                <w:rtl w:val="0"/>
              </w:rPr>
              <w:t xml:space="preserve">Media Relations Strategy</w:t>
            </w:r>
            <w:r w:rsidDel="00000000" w:rsidR="00000000" w:rsidRPr="00000000">
              <w:rPr>
                <w:rFonts w:ascii="Calibri" w:cs="Calibri" w:eastAsia="Calibri" w:hAnsi="Calibri"/>
                <w:rtl w:val="0"/>
              </w:rPr>
              <w:t xml:space="preserve">) komprehensif dan bertindak sebagai perancang komunikasi krisis (</w:t>
            </w:r>
            <w:r w:rsidDel="00000000" w:rsidR="00000000" w:rsidRPr="00000000">
              <w:rPr>
                <w:rFonts w:ascii="Calibri" w:cs="Calibri" w:eastAsia="Calibri" w:hAnsi="Calibri"/>
                <w:i w:val="1"/>
                <w:iCs w:val="1"/>
                <w:rtl w:val="0"/>
              </w:rPr>
              <w:t xml:space="preserve">Crisis Communication Framework</w:t>
            </w:r>
            <w:r w:rsidDel="00000000" w:rsidR="00000000" w:rsidRPr="00000000">
              <w:rPr>
                <w:rFonts w:ascii="Calibri" w:cs="Calibri" w:eastAsia="Calibri" w:hAnsi="Calibri"/>
                <w:rtl w:val="0"/>
              </w:rPr>
              <w:t xml:space="preserve">) reputasi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5">
            <w:pPr>
              <w:widowControl w:val="1"/>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merancang </w:t>
            </w:r>
            <w:r w:rsidDel="00000000" w:rsidR="00000000" w:rsidRPr="00000000">
              <w:rPr>
                <w:rFonts w:ascii="Calibri" w:cs="Calibri" w:eastAsia="Calibri" w:hAnsi="Calibri"/>
                <w:i w:val="1"/>
                <w:iCs w:val="1"/>
                <w:rtl w:val="0"/>
              </w:rPr>
              <w:t xml:space="preserve">Crisis Communication Plan</w:t>
            </w:r>
            <w:r w:rsidDel="00000000" w:rsidR="00000000" w:rsidRPr="00000000">
              <w:rPr>
                <w:rFonts w:ascii="Calibri" w:cs="Calibri" w:eastAsia="Calibri" w:hAnsi="Calibri"/>
                <w:rtl w:val="0"/>
              </w:rPr>
              <w:t xml:space="preserve"> untuk melindungi reputasi bank saat terjadi krisis operasional atau finansial.</w:t>
            </w:r>
            <w:r w:rsidDel="00000000" w:rsidR="00000000" w:rsidRPr="00000000">
              <w:rPr>
                <w:rtl w:val="0"/>
              </w:rPr>
            </w:r>
          </w:p>
          <w:p w:rsidR="00000000" w:rsidDel="00000000" w:rsidP="00000000" w:rsidRDefault="00000000" w:rsidRPr="00000000" w14:paraId="000001C6">
            <w:pPr>
              <w:widowControl w:val="1"/>
              <w:numPr>
                <w:ilvl w:val="0"/>
                <w:numId w:val="76"/>
              </w:numPr>
              <w:spacing w:after="120" w:line="240" w:lineRule="auto"/>
              <w:ind w:left="300" w:hanging="360"/>
              <w:rPr/>
            </w:pPr>
            <w:r w:rsidDel="00000000" w:rsidR="00000000" w:rsidRPr="00000000">
              <w:rPr>
                <w:rFonts w:ascii="Calibri" w:cs="Calibri" w:eastAsia="Calibri" w:hAnsi="Calibri"/>
                <w:rtl w:val="0"/>
              </w:rPr>
              <w:t xml:space="preserve">Mampu merumuskan pemetaan kemitraan media strategis jangka panjang untuk mendukung penguatan reputasi Bank Sultra.</w:t>
            </w:r>
            <w:r w:rsidDel="00000000" w:rsidR="00000000" w:rsidRPr="00000000">
              <w:rPr>
                <w:rtl w:val="0"/>
              </w:rPr>
            </w:r>
          </w:p>
        </w:tc>
      </w:tr>
    </w:tbl>
    <w:p w:rsidR="00000000" w:rsidDel="00000000" w:rsidP="00000000" w:rsidRDefault="00000000" w:rsidRPr="00000000" w14:paraId="000001C7">
      <w:pPr>
        <w:pStyle w:val="Heading3"/>
        <w:widowControl w:val="1"/>
        <w:spacing w:after="80" w:before="280" w:line="276" w:lineRule="auto"/>
        <w:rPr>
          <w:rFonts w:ascii="Calibri" w:cs="Calibri" w:eastAsia="Calibri" w:hAnsi="Calibri"/>
          <w:color w:val="274e13"/>
          <w:sz w:val="24"/>
          <w:szCs w:val="24"/>
        </w:rPr>
      </w:pPr>
      <w:bookmarkStart w:colFirst="0" w:colLast="0" w:name="_heading=h.vf4152ouo1fk" w:id="32"/>
      <w:bookmarkEnd w:id="32"/>
      <w:r w:rsidDel="00000000" w:rsidR="00000000" w:rsidRPr="00000000">
        <w:rPr>
          <w:rtl w:val="0"/>
        </w:rPr>
      </w:r>
    </w:p>
    <w:p w:rsidR="00000000" w:rsidDel="00000000" w:rsidP="00000000" w:rsidRDefault="00000000" w:rsidRPr="00000000" w14:paraId="000001C8">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CGA-15: Hubungan Komunitas &amp; Tanggung Jawab Sosial (Community Relations &amp; CSR)</w:t>
      </w:r>
    </w:p>
    <w:p w:rsidR="00000000" w:rsidDel="00000000" w:rsidP="00000000" w:rsidRDefault="00000000" w:rsidRPr="00000000" w14:paraId="000001C9">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membina hubungan baik dengan </w:t>
      </w:r>
      <w:r w:rsidDel="00000000" w:rsidR="00000000" w:rsidRPr="00000000">
        <w:rPr>
          <w:rFonts w:ascii="Calibri" w:cs="Calibri" w:eastAsia="Calibri" w:hAnsi="Calibri"/>
          <w:i w:val="1"/>
          <w:iCs w:val="1"/>
          <w:rtl w:val="0"/>
        </w:rPr>
        <w:t xml:space="preserve">stakeholder </w:t>
      </w:r>
      <w:r w:rsidDel="00000000" w:rsidR="00000000" w:rsidRPr="00000000">
        <w:rPr>
          <w:rFonts w:ascii="Calibri" w:cs="Calibri" w:eastAsia="Calibri" w:hAnsi="Calibri"/>
          <w:rtl w:val="0"/>
        </w:rPr>
        <w:t xml:space="preserve">dan </w:t>
      </w:r>
      <w:r w:rsidDel="00000000" w:rsidR="00000000" w:rsidRPr="00000000">
        <w:rPr>
          <w:rFonts w:ascii="Calibri" w:cs="Calibri" w:eastAsia="Calibri" w:hAnsi="Calibri"/>
          <w:i w:val="1"/>
          <w:iCs w:val="1"/>
          <w:rtl w:val="0"/>
        </w:rPr>
        <w:t xml:space="preserve">shareholder </w:t>
      </w:r>
      <w:r w:rsidDel="00000000" w:rsidR="00000000" w:rsidRPr="00000000">
        <w:rPr>
          <w:rFonts w:ascii="Calibri" w:cs="Calibri" w:eastAsia="Calibri" w:hAnsi="Calibri"/>
          <w:rtl w:val="0"/>
        </w:rPr>
        <w:t xml:space="preserve">serta merencanakan dan menyalurkan program Tanggung Jawab Sosial dan Lingkungan (TJSL/CSR) yang berdampak positif bagi masyarakat Sulawesi Tenggara.</w:t>
      </w:r>
    </w:p>
    <w:tbl>
      <w:tblPr>
        <w:tblStyle w:val="Table1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50"/>
        <w:gridCol w:w="6210"/>
        <w:tblGridChange w:id="0">
          <w:tblGrid>
            <w:gridCol w:w="3150"/>
            <w:gridCol w:w="6210"/>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C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ketentuan dan kriteria pedoman CSR/sponsorship Bank Sultra untuk memverifikasi kelengkapan administrasi proposal, menjelaskan alur permohonan bantuan, serta menghimpun data pendukung guna memastikan ketepatan sasaran program.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D">
            <w:pPr>
              <w:widowControl w:val="1"/>
              <w:numPr>
                <w:ilvl w:val="0"/>
                <w:numId w:val="84"/>
              </w:numPr>
              <w:spacing w:after="120" w:line="240" w:lineRule="auto"/>
              <w:ind w:left="300" w:hanging="360"/>
            </w:pPr>
            <w:r w:rsidDel="00000000" w:rsidR="00000000" w:rsidRPr="00000000">
              <w:rPr>
                <w:rFonts w:ascii="Calibri" w:cs="Calibri" w:eastAsia="Calibri" w:hAnsi="Calibri"/>
                <w:rtl w:val="0"/>
              </w:rPr>
              <w:t xml:space="preserve">Mampu menerima dan mengadministrasikan proposal CSR yamg masuk.</w:t>
            </w:r>
          </w:p>
          <w:p w:rsidR="00000000" w:rsidDel="00000000" w:rsidP="00000000" w:rsidRDefault="00000000" w:rsidRPr="00000000" w14:paraId="000001CE">
            <w:pPr>
              <w:widowControl w:val="1"/>
              <w:numPr>
                <w:ilvl w:val="0"/>
                <w:numId w:val="84"/>
              </w:numPr>
              <w:spacing w:after="120" w:line="240" w:lineRule="auto"/>
              <w:ind w:left="300" w:hanging="360"/>
            </w:pPr>
            <w:r w:rsidDel="00000000" w:rsidR="00000000" w:rsidRPr="00000000">
              <w:rPr>
                <w:rFonts w:ascii="Calibri" w:cs="Calibri" w:eastAsia="Calibri" w:hAnsi="Calibri"/>
                <w:rtl w:val="0"/>
              </w:rPr>
              <w:t xml:space="preserve">Mampu memeriksa kelengkapan persyaratan administratif proposal permohonan bantuan sesuai pedoman/checklist CSR bank.</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D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pilar program CSR Bank Sultra (Seperti Program Kemitraan Maju Bersama dan Bina Lingkungan) serta memverifikasi kelayakan kriteria penerima bantuan.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1">
            <w:pPr>
              <w:spacing w:after="120" w:line="240" w:lineRule="auto"/>
              <w:rPr>
                <w:strike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1D2">
            <w:pPr>
              <w:widowControl w:val="1"/>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menentukan dan menjelaskan proposal permohonan bantuan CSR/sponsorship yang masuk dari masyarakat atau organisasi.</w:t>
            </w:r>
            <w:r w:rsidDel="00000000" w:rsidR="00000000" w:rsidRPr="00000000">
              <w:rPr>
                <w:rtl w:val="0"/>
              </w:rPr>
            </w:r>
          </w:p>
          <w:p w:rsidR="00000000" w:rsidDel="00000000" w:rsidP="00000000" w:rsidRDefault="00000000" w:rsidRPr="00000000" w14:paraId="000001D3">
            <w:pPr>
              <w:widowControl w:val="1"/>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menghimpun data dan informasi relevan untuk mendukung analisis kelayakan serta ketepatan sasaran inisiatif program CSR Bank Sultra.</w:t>
            </w:r>
          </w:p>
          <w:p w:rsidR="00000000" w:rsidDel="00000000" w:rsidP="00000000" w:rsidRDefault="00000000" w:rsidRPr="00000000" w14:paraId="000001D4">
            <w:pPr>
              <w:widowControl w:val="1"/>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memverifikasi kelengkapan persyaratan administratif proposal permohonan bantuan sesuai dengan pedoman dan kriteria CSR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D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penyaluran program CSR di lapangan, memfasilitasi kegiatan dialog dengan </w:t>
            </w:r>
            <w:r w:rsidDel="00000000" w:rsidR="00000000" w:rsidRPr="00000000">
              <w:rPr>
                <w:rFonts w:ascii="Calibri" w:cs="Calibri" w:eastAsia="Calibri" w:hAnsi="Calibri"/>
                <w:i w:val="1"/>
                <w:iCs w:val="1"/>
                <w:rtl w:val="0"/>
              </w:rPr>
              <w:t xml:space="preserve">stakeholder</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shareholder</w:t>
            </w:r>
            <w:r w:rsidDel="00000000" w:rsidR="00000000" w:rsidRPr="00000000">
              <w:rPr>
                <w:rFonts w:ascii="Calibri" w:cs="Calibri" w:eastAsia="Calibri" w:hAnsi="Calibri"/>
                <w:rtl w:val="0"/>
              </w:rPr>
              <w:t xml:space="preserve">, serta mengumpulkan bukti pertanggungjawaban program.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8">
            <w:pPr>
              <w:widowControl w:val="1"/>
              <w:numPr>
                <w:ilvl w:val="0"/>
                <w:numId w:val="7"/>
              </w:numPr>
              <w:spacing w:after="120" w:line="240" w:lineRule="auto"/>
              <w:ind w:left="300" w:hanging="360"/>
              <w:rPr/>
            </w:pPr>
            <w:r w:rsidDel="00000000" w:rsidR="00000000" w:rsidRPr="00000000">
              <w:rPr>
                <w:rFonts w:ascii="Calibri" w:cs="Calibri" w:eastAsia="Calibri" w:hAnsi="Calibri"/>
                <w:rtl w:val="0"/>
              </w:rPr>
              <w:t xml:space="preserve">Mampu mengelola pelaksanaan program aksi penyaluran bantuan CSR dan pengabdian masyarakat secara mandiri.</w:t>
            </w:r>
            <w:r w:rsidDel="00000000" w:rsidR="00000000" w:rsidRPr="00000000">
              <w:rPr>
                <w:rtl w:val="0"/>
              </w:rPr>
            </w:r>
          </w:p>
          <w:p w:rsidR="00000000" w:rsidDel="00000000" w:rsidP="00000000" w:rsidRDefault="00000000" w:rsidRPr="00000000" w14:paraId="000001D9">
            <w:pPr>
              <w:widowControl w:val="1"/>
              <w:numPr>
                <w:ilvl w:val="0"/>
                <w:numId w:val="7"/>
              </w:numPr>
              <w:spacing w:after="120" w:line="240" w:lineRule="auto"/>
              <w:ind w:left="300" w:hanging="360"/>
              <w:rPr/>
            </w:pPr>
            <w:r w:rsidDel="00000000" w:rsidR="00000000" w:rsidRPr="00000000">
              <w:rPr>
                <w:rFonts w:ascii="Calibri" w:cs="Calibri" w:eastAsia="Calibri" w:hAnsi="Calibri"/>
                <w:rtl w:val="0"/>
              </w:rPr>
              <w:t xml:space="preserve">Mampu menjalin komunikasi harian yang harmonis dengan</w:t>
            </w:r>
            <w:r w:rsidDel="00000000" w:rsidR="00000000" w:rsidRPr="00000000">
              <w:rPr>
                <w:rFonts w:ascii="Calibri" w:cs="Calibri" w:eastAsia="Calibri" w:hAnsi="Calibri"/>
                <w:i w:val="1"/>
                <w:iCs w:val="1"/>
                <w:rtl w:val="0"/>
              </w:rPr>
              <w:t xml:space="preserve"> stakeholder</w:t>
            </w:r>
            <w:r w:rsidDel="00000000" w:rsidR="00000000" w:rsidRPr="00000000">
              <w:rPr>
                <w:rFonts w:ascii="Calibri" w:cs="Calibri" w:eastAsia="Calibri" w:hAnsi="Calibri"/>
                <w:rtl w:val="0"/>
              </w:rPr>
              <w:t xml:space="preserve"> dan</w:t>
            </w:r>
            <w:r w:rsidDel="00000000" w:rsidR="00000000" w:rsidRPr="00000000">
              <w:rPr>
                <w:rFonts w:ascii="Calibri" w:cs="Calibri" w:eastAsia="Calibri" w:hAnsi="Calibri"/>
                <w:i w:val="1"/>
                <w:iCs w:val="1"/>
                <w:rtl w:val="0"/>
              </w:rPr>
              <w:t xml:space="preserve"> shareholder</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DA">
            <w:pPr>
              <w:widowControl w:val="1"/>
              <w:numPr>
                <w:ilvl w:val="0"/>
                <w:numId w:val="7"/>
              </w:numPr>
              <w:spacing w:after="120" w:line="240" w:lineRule="auto"/>
              <w:ind w:left="300" w:hanging="360"/>
              <w:rPr/>
            </w:pPr>
            <w:r w:rsidDel="00000000" w:rsidR="00000000" w:rsidRPr="00000000">
              <w:rPr>
                <w:rFonts w:ascii="Calibri" w:cs="Calibri" w:eastAsia="Calibri" w:hAnsi="Calibri"/>
                <w:rtl w:val="0"/>
              </w:rPr>
              <w:t xml:space="preserve">Mampu menyusun laporan evaluasi dan dokumentasi realisasi penyaluran dana CSR.</w:t>
            </w:r>
          </w:p>
          <w:p w:rsidR="00000000" w:rsidDel="00000000" w:rsidP="00000000" w:rsidRDefault="00000000" w:rsidRPr="00000000" w14:paraId="000001DB">
            <w:pPr>
              <w:widowControl w:val="1"/>
              <w:numPr>
                <w:ilvl w:val="0"/>
                <w:numId w:val="7"/>
              </w:numPr>
              <w:spacing w:after="12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menjelaskan fokus pilar program Tanggung Jawab Sosial dan Lingkungan (TJSL) Bank Sultra kepada pemohon.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D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dampak sosial-ekonomi program CSR (</w:t>
            </w:r>
            <w:r w:rsidDel="00000000" w:rsidR="00000000" w:rsidRPr="00000000">
              <w:rPr>
                <w:rFonts w:ascii="Calibri" w:cs="Calibri" w:eastAsia="Calibri" w:hAnsi="Calibri"/>
                <w:i w:val="1"/>
                <w:iCs w:val="1"/>
                <w:rtl w:val="0"/>
              </w:rPr>
              <w:t xml:space="preserve">Social Return on Investment/SROI</w:t>
            </w:r>
            <w:r w:rsidDel="00000000" w:rsidR="00000000" w:rsidRPr="00000000">
              <w:rPr>
                <w:rFonts w:ascii="Calibri" w:cs="Calibri" w:eastAsia="Calibri" w:hAnsi="Calibri"/>
                <w:rtl w:val="0"/>
              </w:rPr>
              <w:t xml:space="preserve">), mengevaluasi resiko reputasi dan ekspektasi dari </w:t>
            </w:r>
            <w:r w:rsidDel="00000000" w:rsidR="00000000" w:rsidRPr="00000000">
              <w:rPr>
                <w:rFonts w:ascii="Calibri" w:cs="Calibri" w:eastAsia="Calibri" w:hAnsi="Calibri"/>
                <w:i w:val="1"/>
                <w:iCs w:val="1"/>
                <w:rtl w:val="0"/>
              </w:rPr>
              <w:t xml:space="preserve">stakeholder </w:t>
            </w:r>
            <w:r w:rsidDel="00000000" w:rsidR="00000000" w:rsidRPr="00000000">
              <w:rPr>
                <w:rFonts w:ascii="Calibri" w:cs="Calibri" w:eastAsia="Calibri" w:hAnsi="Calibri"/>
                <w:rtl w:val="0"/>
              </w:rPr>
              <w:t xml:space="preserve">dan </w:t>
            </w:r>
            <w:r w:rsidDel="00000000" w:rsidR="00000000" w:rsidRPr="00000000">
              <w:rPr>
                <w:rFonts w:ascii="Calibri" w:cs="Calibri" w:eastAsia="Calibri" w:hAnsi="Calibri"/>
                <w:i w:val="1"/>
                <w:iCs w:val="1"/>
                <w:rtl w:val="0"/>
              </w:rPr>
              <w:t xml:space="preserve">shareholder,</w:t>
            </w:r>
            <w:r w:rsidDel="00000000" w:rsidR="00000000" w:rsidRPr="00000000">
              <w:rPr>
                <w:rFonts w:ascii="Calibri" w:cs="Calibri" w:eastAsia="Calibri" w:hAnsi="Calibri"/>
                <w:rtl w:val="0"/>
              </w:rPr>
              <w:t xml:space="preserve"> serta merekomendasikan program pemberdayaan yang berkelanjutan.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F">
            <w:pPr>
              <w:widowControl w:val="1"/>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menganalisis dan menyimpulkan dampak kemanfaatan program CSR bagi kesejahteraan masyarakat sekitar dan pencitraan bank.</w:t>
            </w:r>
            <w:r w:rsidDel="00000000" w:rsidR="00000000" w:rsidRPr="00000000">
              <w:rPr>
                <w:rtl w:val="0"/>
              </w:rPr>
            </w:r>
          </w:p>
          <w:p w:rsidR="00000000" w:rsidDel="00000000" w:rsidP="00000000" w:rsidRDefault="00000000" w:rsidRPr="00000000" w14:paraId="000001E0">
            <w:pPr>
              <w:widowControl w:val="1"/>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mengevaluasi dan menentukan potensi risiko konflik sosial dengan lingkungan sekitar dan merumuskan solusi penanganannya.</w:t>
            </w:r>
            <w:r w:rsidDel="00000000" w:rsidR="00000000" w:rsidRPr="00000000">
              <w:rPr>
                <w:rtl w:val="0"/>
              </w:rPr>
            </w:r>
          </w:p>
          <w:p w:rsidR="00000000" w:rsidDel="00000000" w:rsidP="00000000" w:rsidRDefault="00000000" w:rsidRPr="00000000" w14:paraId="000001E1">
            <w:pPr>
              <w:widowControl w:val="1"/>
              <w:numPr>
                <w:ilvl w:val="0"/>
                <w:numId w:val="93"/>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kelayakan program pemberdayaan masyarakat (</w:t>
            </w:r>
            <w:r w:rsidDel="00000000" w:rsidR="00000000" w:rsidRPr="00000000">
              <w:rPr>
                <w:rFonts w:ascii="Calibri" w:cs="Calibri" w:eastAsia="Calibri" w:hAnsi="Calibri"/>
                <w:i w:val="1"/>
                <w:iCs w:val="1"/>
                <w:rtl w:val="0"/>
              </w:rPr>
              <w:t xml:space="preserve">community empowerment</w:t>
            </w:r>
            <w:r w:rsidDel="00000000" w:rsidR="00000000" w:rsidRPr="00000000">
              <w:rPr>
                <w:rFonts w:ascii="Calibri" w:cs="Calibri" w:eastAsia="Calibri" w:hAnsi="Calibri"/>
                <w:rtl w:val="0"/>
              </w:rPr>
              <w:t xml:space="preserve">) yang selaras dengan misi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E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peta jalan (</w:t>
            </w:r>
            <w:r w:rsidDel="00000000" w:rsidR="00000000" w:rsidRPr="00000000">
              <w:rPr>
                <w:rFonts w:ascii="Calibri" w:cs="Calibri" w:eastAsia="Calibri" w:hAnsi="Calibri"/>
                <w:i w:val="1"/>
                <w:iCs w:val="1"/>
                <w:rtl w:val="0"/>
              </w:rPr>
              <w:t xml:space="preserve">roadmap</w:t>
            </w:r>
            <w:r w:rsidDel="00000000" w:rsidR="00000000" w:rsidRPr="00000000">
              <w:rPr>
                <w:rFonts w:ascii="Calibri" w:cs="Calibri" w:eastAsia="Calibri" w:hAnsi="Calibri"/>
                <w:rtl w:val="0"/>
              </w:rPr>
              <w:t xml:space="preserve">) strategi CSR dan kemitraan yang berkelanjutan berbasis prinsip </w:t>
            </w:r>
            <w:r w:rsidDel="00000000" w:rsidR="00000000" w:rsidRPr="00000000">
              <w:rPr>
                <w:rFonts w:ascii="Calibri" w:cs="Calibri" w:eastAsia="Calibri" w:hAnsi="Calibri"/>
                <w:i w:val="1"/>
                <w:iCs w:val="1"/>
                <w:rtl w:val="0"/>
              </w:rPr>
              <w:t xml:space="preserve">Environmental, Social, and Governance</w:t>
            </w:r>
            <w:r w:rsidDel="00000000" w:rsidR="00000000" w:rsidRPr="00000000">
              <w:rPr>
                <w:rFonts w:ascii="Calibri" w:cs="Calibri" w:eastAsia="Calibri" w:hAnsi="Calibri"/>
                <w:rtl w:val="0"/>
              </w:rPr>
              <w:t xml:space="preserve"> (ESG) yang selaras dengan kepentingan Bank, </w:t>
            </w:r>
            <w:r w:rsidDel="00000000" w:rsidR="00000000" w:rsidRPr="00000000">
              <w:rPr>
                <w:rFonts w:ascii="Calibri" w:cs="Calibri" w:eastAsia="Calibri" w:hAnsi="Calibri"/>
                <w:i w:val="1"/>
                <w:iCs w:val="1"/>
                <w:rtl w:val="0"/>
              </w:rPr>
              <w:t xml:space="preserve">shareholder </w:t>
            </w:r>
            <w:r w:rsidDel="00000000" w:rsidR="00000000" w:rsidRPr="00000000">
              <w:rPr>
                <w:rFonts w:ascii="Calibri" w:cs="Calibri" w:eastAsia="Calibri" w:hAnsi="Calibri"/>
                <w:rtl w:val="0"/>
              </w:rPr>
              <w:t xml:space="preserve">dan </w:t>
            </w:r>
            <w:r w:rsidDel="00000000" w:rsidR="00000000" w:rsidRPr="00000000">
              <w:rPr>
                <w:rFonts w:ascii="Calibri" w:cs="Calibri" w:eastAsia="Calibri" w:hAnsi="Calibri"/>
                <w:i w:val="1"/>
                <w:iCs w:val="1"/>
                <w:rtl w:val="0"/>
              </w:rPr>
              <w:t xml:space="preserve">stakeholder.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5">
            <w:pPr>
              <w:widowControl w:val="1"/>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merancang </w:t>
            </w:r>
            <w:r w:rsidDel="00000000" w:rsidR="00000000" w:rsidRPr="00000000">
              <w:rPr>
                <w:rFonts w:ascii="Calibri" w:cs="Calibri" w:eastAsia="Calibri" w:hAnsi="Calibri"/>
                <w:i w:val="1"/>
                <w:iCs w:val="1"/>
                <w:rtl w:val="0"/>
              </w:rPr>
              <w:t xml:space="preserve">CSR Strategic Roadmap</w:t>
            </w:r>
            <w:r w:rsidDel="00000000" w:rsidR="00000000" w:rsidRPr="00000000">
              <w:rPr>
                <w:rFonts w:ascii="Calibri" w:cs="Calibri" w:eastAsia="Calibri" w:hAnsi="Calibri"/>
                <w:rtl w:val="0"/>
              </w:rPr>
              <w:t xml:space="preserve"> berlandaskan prinsip ESG yang mendukung pilar pembangunan daerah Sulawesi Tenggara.</w:t>
            </w:r>
            <w:r w:rsidDel="00000000" w:rsidR="00000000" w:rsidRPr="00000000">
              <w:rPr>
                <w:rtl w:val="0"/>
              </w:rPr>
            </w:r>
          </w:p>
          <w:p w:rsidR="00000000" w:rsidDel="00000000" w:rsidP="00000000" w:rsidRDefault="00000000" w:rsidRPr="00000000" w14:paraId="000001E6">
            <w:pPr>
              <w:widowControl w:val="1"/>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merumuskan model kemitraan strategis dengan </w:t>
            </w:r>
            <w:r w:rsidDel="00000000" w:rsidR="00000000" w:rsidRPr="00000000">
              <w:rPr>
                <w:rFonts w:ascii="Calibri" w:cs="Calibri" w:eastAsia="Calibri" w:hAnsi="Calibri"/>
                <w:i w:val="1"/>
                <w:iCs w:val="1"/>
                <w:rtl w:val="0"/>
              </w:rPr>
              <w:t xml:space="preserve">shareholder </w:t>
            </w:r>
            <w:r w:rsidDel="00000000" w:rsidR="00000000" w:rsidRPr="00000000">
              <w:rPr>
                <w:rFonts w:ascii="Calibri" w:cs="Calibri" w:eastAsia="Calibri" w:hAnsi="Calibri"/>
                <w:rtl w:val="0"/>
              </w:rPr>
              <w:t xml:space="preserve">dan </w:t>
            </w:r>
            <w:r w:rsidDel="00000000" w:rsidR="00000000" w:rsidRPr="00000000">
              <w:rPr>
                <w:rFonts w:ascii="Calibri" w:cs="Calibri" w:eastAsia="Calibri" w:hAnsi="Calibri"/>
                <w:i w:val="1"/>
                <w:iCs w:val="1"/>
                <w:rtl w:val="0"/>
              </w:rPr>
              <w:t xml:space="preserve">stakeholder</w:t>
            </w:r>
            <w:r w:rsidDel="00000000" w:rsidR="00000000" w:rsidRPr="00000000">
              <w:rPr>
                <w:rFonts w:ascii="Calibri" w:cs="Calibri" w:eastAsia="Calibri" w:hAnsi="Calibri"/>
                <w:rtl w:val="0"/>
              </w:rPr>
              <w:t xml:space="preserve"> untuk menciptakan nilai bersama (</w:t>
            </w:r>
            <w:r w:rsidDel="00000000" w:rsidR="00000000" w:rsidRPr="00000000">
              <w:rPr>
                <w:rFonts w:ascii="Calibri" w:cs="Calibri" w:eastAsia="Calibri" w:hAnsi="Calibri"/>
                <w:i w:val="1"/>
                <w:iCs w:val="1"/>
                <w:rtl w:val="0"/>
              </w:rPr>
              <w:t xml:space="preserve">Creating Shared Value/CSV</w:t>
            </w: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E7">
      <w:pPr>
        <w:pStyle w:val="Heading3"/>
        <w:widowControl w:val="1"/>
        <w:spacing w:after="80" w:before="280" w:line="276" w:lineRule="auto"/>
        <w:rPr>
          <w:rFonts w:ascii="Calibri" w:cs="Calibri" w:eastAsia="Calibri" w:hAnsi="Calibri"/>
          <w:color w:val="274e13"/>
          <w:sz w:val="24"/>
          <w:szCs w:val="24"/>
        </w:rPr>
      </w:pPr>
      <w:bookmarkStart w:colFirst="0" w:colLast="0" w:name="_heading=h.hv6bflximkrs" w:id="33"/>
      <w:bookmarkEnd w:id="33"/>
      <w:r w:rsidDel="00000000" w:rsidR="00000000" w:rsidRPr="00000000">
        <w:rPr>
          <w:rtl w:val="0"/>
        </w:rPr>
      </w:r>
    </w:p>
    <w:p w:rsidR="00000000" w:rsidDel="00000000" w:rsidP="00000000" w:rsidRDefault="00000000" w:rsidRPr="00000000" w14:paraId="000001E8">
      <w:pPr>
        <w:pStyle w:val="Heading3"/>
        <w:widowControl w:val="1"/>
        <w:spacing w:after="80" w:before="28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CGA-16: Manajemen Hubungan Pemangku Kepentingan (Shareholder/Stakeholder Relations Management)</w:t>
      </w:r>
    </w:p>
    <w:p w:rsidR="00000000" w:rsidDel="00000000" w:rsidP="00000000" w:rsidRDefault="00000000" w:rsidRPr="00000000" w14:paraId="000001E9">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memetakan, membina, dan memelihara hubungan sinergis dengan pemangku kepentingan utama / key shareholder dan stakeholders (antara lain: Pemerintah Daerah Provinsi/Kabupaten/Kota selaku Pemegang Saham, OJK, Bank Indonesia, serta DPRD) guna mendukung kelancaran bisnis Bank Sultra.</w:t>
      </w:r>
      <w:sdt>
        <w:sdtPr>
          <w:id w:val="1863725779"/>
          <w:tag w:val="goog_rdk_8"/>
        </w:sdtPr>
        <w:sdtContent>
          <w:ins w:author="Erwin Sitorus" w:id="0" w:date="2026-10-19T08:00:38Z">
            <w:r w:rsidDel="00000000" w:rsidR="00000000" w:rsidRPr="00000000">
              <w:rPr>
                <w:rFonts w:ascii="Calibri" w:cs="Calibri" w:eastAsia="Calibri" w:hAnsi="Calibri"/>
                <w:rtl w:val="0"/>
              </w:rPr>
              <w:t xml:space="preserve">`</w:t>
            </w:r>
          </w:ins>
        </w:sdtContent>
      </w:sdt>
      <w:r w:rsidDel="00000000" w:rsidR="00000000" w:rsidRPr="00000000">
        <w:rPr>
          <w:rtl w:val="0"/>
        </w:rPr>
      </w:r>
    </w:p>
    <w:tbl>
      <w:tblPr>
        <w:tblStyle w:val="Table1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E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daftar instansi pemangku kepentingan (Pemda, OJK, BI, Forkopimda) serta mencatat profil pejabat instansi terkait.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D">
            <w:pPr>
              <w:widowControl w:val="1"/>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menentukan dan menyebutkan nama, jabatan, dan instansi pemangku kepentingan utama (</w:t>
            </w:r>
            <w:r w:rsidDel="00000000" w:rsidR="00000000" w:rsidRPr="00000000">
              <w:rPr>
                <w:rFonts w:ascii="Calibri" w:cs="Calibri" w:eastAsia="Calibri" w:hAnsi="Calibri"/>
                <w:i w:val="1"/>
                <w:iCs w:val="1"/>
                <w:rtl w:val="0"/>
              </w:rPr>
              <w:t xml:space="preserve">key stakeholders</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1EE">
            <w:pPr>
              <w:widowControl w:val="1"/>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mencatat data profile dan memperbarui direktori pejabat instansi Pemda dan regulator.</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F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pemerintahan daerah dan regulasi perbankan, serta memverifikasi tata cara korespondensi resmi dengan instansi pemerintah.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2">
            <w:pPr>
              <w:widowControl w:val="1"/>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memeriksa keabsahan dan kelengkapan dokumen korespondensi resmi ke instansi Pemda atau Regulator.</w:t>
            </w:r>
          </w:p>
          <w:p w:rsidR="00000000" w:rsidDel="00000000" w:rsidP="00000000" w:rsidRDefault="00000000" w:rsidRPr="00000000" w14:paraId="000001F3">
            <w:pPr>
              <w:widowControl w:val="1"/>
              <w:numPr>
                <w:ilvl w:val="0"/>
                <w:numId w:val="83"/>
              </w:numPr>
              <w:spacing w:after="120" w:line="240" w:lineRule="auto"/>
              <w:ind w:left="300" w:hanging="360"/>
              <w:rPr/>
            </w:pPr>
            <w:r w:rsidDel="00000000" w:rsidR="00000000" w:rsidRPr="00000000">
              <w:rPr>
                <w:rFonts w:ascii="Calibri" w:cs="Calibri" w:eastAsia="Calibri" w:hAnsi="Calibri"/>
                <w:rtl w:val="0"/>
              </w:rPr>
              <w:t xml:space="preserve">Mampu mengidentifikasi dan menjelaskan peran dan kepentingan masing-masing kelompok </w:t>
            </w:r>
            <w:r w:rsidDel="00000000" w:rsidR="00000000" w:rsidRPr="00000000">
              <w:rPr>
                <w:rFonts w:ascii="Calibri" w:cs="Calibri" w:eastAsia="Calibri" w:hAnsi="Calibri"/>
                <w:i w:val="1"/>
                <w:iCs w:val="1"/>
                <w:rtl w:val="0"/>
              </w:rPr>
              <w:t xml:space="preserve">shareholder </w:t>
            </w:r>
            <w:r w:rsidDel="00000000" w:rsidR="00000000" w:rsidRPr="00000000">
              <w:rPr>
                <w:rFonts w:ascii="Calibri" w:cs="Calibri" w:eastAsia="Calibri" w:hAnsi="Calibri"/>
                <w:rtl w:val="0"/>
              </w:rPr>
              <w:t xml:space="preserve">dan </w:t>
            </w:r>
            <w:r w:rsidDel="00000000" w:rsidR="00000000" w:rsidRPr="00000000">
              <w:rPr>
                <w:rFonts w:ascii="Calibri" w:cs="Calibri" w:eastAsia="Calibri" w:hAnsi="Calibri"/>
                <w:i w:val="1"/>
                <w:iCs w:val="1"/>
                <w:rtl w:val="0"/>
              </w:rPr>
              <w:t xml:space="preserve">stakeholder</w:t>
            </w:r>
            <w:r w:rsidDel="00000000" w:rsidR="00000000" w:rsidRPr="00000000">
              <w:rPr>
                <w:rFonts w:ascii="Calibri" w:cs="Calibri" w:eastAsia="Calibri" w:hAnsi="Calibri"/>
                <w:rtl w:val="0"/>
              </w:rPr>
              <w:t xml:space="preserve"> terhadap Bank Sultra.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F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F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mekanisme komunikasi proaktif dengan perwakilan instansi, mengkoordinasikan fasilitasi audiensi pimpinan, serta menyusun laporan kegiatan hubungan antar-lembaga.</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F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7">
            <w:pPr>
              <w:widowControl w:val="1"/>
              <w:numPr>
                <w:ilvl w:val="0"/>
                <w:numId w:val="9"/>
              </w:numPr>
              <w:spacing w:after="120" w:line="240" w:lineRule="auto"/>
              <w:ind w:left="300" w:hanging="360"/>
              <w:rPr/>
            </w:pPr>
            <w:r w:rsidDel="00000000" w:rsidR="00000000" w:rsidRPr="00000000">
              <w:rPr>
                <w:rFonts w:ascii="Calibri" w:cs="Calibri" w:eastAsia="Calibri" w:hAnsi="Calibri"/>
                <w:rtl w:val="0"/>
              </w:rPr>
              <w:t xml:space="preserve">Mampu memfasilitasi persiapan dan pelaksanaan audiensi Direksi dengan Kepala Daerah, OJK, atau BI secara profesional.</w:t>
            </w:r>
            <w:r w:rsidDel="00000000" w:rsidR="00000000" w:rsidRPr="00000000">
              <w:rPr>
                <w:rtl w:val="0"/>
              </w:rPr>
            </w:r>
          </w:p>
          <w:p w:rsidR="00000000" w:rsidDel="00000000" w:rsidP="00000000" w:rsidRDefault="00000000" w:rsidRPr="00000000" w14:paraId="000001F8">
            <w:pPr>
              <w:widowControl w:val="1"/>
              <w:numPr>
                <w:ilvl w:val="0"/>
                <w:numId w:val="9"/>
              </w:numPr>
              <w:spacing w:after="120" w:line="240" w:lineRule="auto"/>
              <w:ind w:left="300" w:hanging="360"/>
              <w:rPr/>
            </w:pPr>
            <w:r w:rsidDel="00000000" w:rsidR="00000000" w:rsidRPr="00000000">
              <w:rPr>
                <w:rFonts w:ascii="Calibri" w:cs="Calibri" w:eastAsia="Calibri" w:hAnsi="Calibri"/>
                <w:rtl w:val="0"/>
              </w:rPr>
              <w:t xml:space="preserve">Mampu berkoordinasi secara mandiri dengan jajaran protokoler Pemda untuk sinkronisasi agenda pimpinan.</w:t>
            </w:r>
            <w:r w:rsidDel="00000000" w:rsidR="00000000" w:rsidRPr="00000000">
              <w:rPr>
                <w:rtl w:val="0"/>
              </w:rPr>
            </w:r>
          </w:p>
          <w:p w:rsidR="00000000" w:rsidDel="00000000" w:rsidP="00000000" w:rsidRDefault="00000000" w:rsidRPr="00000000" w14:paraId="000001F9">
            <w:pPr>
              <w:widowControl w:val="1"/>
              <w:numPr>
                <w:ilvl w:val="0"/>
                <w:numId w:val="9"/>
              </w:numPr>
              <w:spacing w:after="120" w:line="240" w:lineRule="auto"/>
              <w:ind w:left="300" w:hanging="360"/>
              <w:rPr/>
            </w:pPr>
            <w:r w:rsidDel="00000000" w:rsidR="00000000" w:rsidRPr="00000000">
              <w:rPr>
                <w:rFonts w:ascii="Calibri" w:cs="Calibri" w:eastAsia="Calibri" w:hAnsi="Calibri"/>
                <w:rtl w:val="0"/>
              </w:rPr>
              <w:t xml:space="preserve">Mampu menyusun laporan perkembangan hubungan antar-lembaga.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F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F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pemetaan pengaruh dan kepentingan </w:t>
            </w:r>
            <w:r w:rsidDel="00000000" w:rsidR="00000000" w:rsidRPr="00000000">
              <w:rPr>
                <w:rFonts w:ascii="Calibri" w:cs="Calibri" w:eastAsia="Calibri" w:hAnsi="Calibri"/>
                <w:i w:val="1"/>
                <w:iCs w:val="1"/>
                <w:rtl w:val="0"/>
              </w:rPr>
              <w:t xml:space="preserve">stakeholder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Stakeholder Mapping Matrix</w:t>
            </w:r>
            <w:r w:rsidDel="00000000" w:rsidR="00000000" w:rsidRPr="00000000">
              <w:rPr>
                <w:rFonts w:ascii="Calibri" w:cs="Calibri" w:eastAsia="Calibri" w:hAnsi="Calibri"/>
                <w:rtl w:val="0"/>
              </w:rPr>
              <w:t xml:space="preserve">), mengevaluasi potensi kendala regulasi daerah, serta memberikan rekomendasi untuk pembuatan kebijakan.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F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D">
            <w:pPr>
              <w:widowControl w:val="1"/>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menganalisis dan menentukan peta kekuatan dan kepentingan (</w:t>
            </w:r>
            <w:r w:rsidDel="00000000" w:rsidR="00000000" w:rsidRPr="00000000">
              <w:rPr>
                <w:rFonts w:ascii="Calibri" w:cs="Calibri" w:eastAsia="Calibri" w:hAnsi="Calibri"/>
                <w:i w:val="1"/>
                <w:iCs w:val="1"/>
                <w:rtl w:val="0"/>
              </w:rPr>
              <w:t xml:space="preserve">power vs interest</w:t>
            </w:r>
            <w:r w:rsidDel="00000000" w:rsidR="00000000" w:rsidRPr="00000000">
              <w:rPr>
                <w:rFonts w:ascii="Calibri" w:cs="Calibri" w:eastAsia="Calibri" w:hAnsi="Calibri"/>
                <w:rtl w:val="0"/>
              </w:rPr>
              <w:t xml:space="preserve">) pemangku kepentingan terhadap kebijakan strategis bank.</w:t>
            </w:r>
            <w:r w:rsidDel="00000000" w:rsidR="00000000" w:rsidRPr="00000000">
              <w:rPr>
                <w:rtl w:val="0"/>
              </w:rPr>
            </w:r>
          </w:p>
          <w:p w:rsidR="00000000" w:rsidDel="00000000" w:rsidP="00000000" w:rsidRDefault="00000000" w:rsidRPr="00000000" w14:paraId="000001FE">
            <w:pPr>
              <w:widowControl w:val="1"/>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perubahan kebijakan atau regulasi Pemerintah Daerah </w:t>
            </w:r>
            <w:r w:rsidDel="00000000" w:rsidR="00000000" w:rsidRPr="00000000">
              <w:rPr>
                <w:rtl w:val="0"/>
              </w:rPr>
            </w:r>
          </w:p>
          <w:p w:rsidR="00000000" w:rsidDel="00000000" w:rsidP="00000000" w:rsidRDefault="00000000" w:rsidRPr="00000000" w14:paraId="000001FF">
            <w:pPr>
              <w:widowControl w:val="1"/>
              <w:spacing w:after="120" w:line="240" w:lineRule="auto"/>
              <w:ind w:left="300" w:firstLine="0"/>
              <w:rPr/>
            </w:pPr>
            <w:r w:rsidDel="00000000" w:rsidR="00000000" w:rsidRPr="00000000">
              <w:rPr>
                <w:rFonts w:ascii="Calibri" w:cs="Calibri" w:eastAsia="Calibri" w:hAnsi="Calibri"/>
                <w:rtl w:val="0"/>
              </w:rPr>
              <w:t xml:space="preserve">terhadap operasional Bank Sultra.</w:t>
            </w:r>
            <w:r w:rsidDel="00000000" w:rsidR="00000000" w:rsidRPr="00000000">
              <w:rPr>
                <w:rtl w:val="0"/>
              </w:rPr>
            </w:r>
          </w:p>
          <w:p w:rsidR="00000000" w:rsidDel="00000000" w:rsidP="00000000" w:rsidRDefault="00000000" w:rsidRPr="00000000" w14:paraId="00000200">
            <w:pPr>
              <w:widowControl w:val="1"/>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menganalisis dan menentukan solusi atas potensi perbedaan kepentingan antara bank, pemegang saham, dan regulator.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0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0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diplomasi dan keterlibatan pemangku kepentingan (</w:t>
            </w:r>
            <w:r w:rsidDel="00000000" w:rsidR="00000000" w:rsidRPr="00000000">
              <w:rPr>
                <w:rFonts w:ascii="Calibri" w:cs="Calibri" w:eastAsia="Calibri" w:hAnsi="Calibri"/>
                <w:i w:val="1"/>
                <w:iCs w:val="1"/>
                <w:rtl w:val="0"/>
              </w:rPr>
              <w:t xml:space="preserve">Stakeholder Engagement Strategy</w:t>
            </w:r>
            <w:r w:rsidDel="00000000" w:rsidR="00000000" w:rsidRPr="00000000">
              <w:rPr>
                <w:rFonts w:ascii="Calibri" w:cs="Calibri" w:eastAsia="Calibri" w:hAnsi="Calibri"/>
                <w:rtl w:val="0"/>
              </w:rPr>
              <w:t xml:space="preserve">) jangka panjang guna memperkuat posisi Bank Sultra sebagai mitra utama pembangunan daerah.</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03">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4">
            <w:pPr>
              <w:widowControl w:val="1"/>
              <w:numPr>
                <w:ilvl w:val="0"/>
                <w:numId w:val="89"/>
              </w:numPr>
              <w:spacing w:after="100" w:line="240" w:lineRule="auto"/>
              <w:ind w:left="300" w:hanging="360"/>
              <w:rPr/>
            </w:pPr>
            <w:r w:rsidDel="00000000" w:rsidR="00000000" w:rsidRPr="00000000">
              <w:rPr>
                <w:rFonts w:ascii="Calibri" w:cs="Calibri" w:eastAsia="Calibri" w:hAnsi="Calibri"/>
                <w:rtl w:val="0"/>
              </w:rPr>
              <w:t xml:space="preserve">Mampu merancang kerangka kerja diplomasi korporasi (</w:t>
            </w:r>
            <w:r w:rsidDel="00000000" w:rsidR="00000000" w:rsidRPr="00000000">
              <w:rPr>
                <w:rFonts w:ascii="Calibri" w:cs="Calibri" w:eastAsia="Calibri" w:hAnsi="Calibri"/>
                <w:i w:val="1"/>
                <w:iCs w:val="1"/>
                <w:rtl w:val="0"/>
              </w:rPr>
              <w:t xml:space="preserve">Corporate Diplomacy &amp; Stakeholder Engagement Strategy</w:t>
            </w:r>
            <w:r w:rsidDel="00000000" w:rsidR="00000000" w:rsidRPr="00000000">
              <w:rPr>
                <w:rFonts w:ascii="Calibri" w:cs="Calibri" w:eastAsia="Calibri" w:hAnsi="Calibri"/>
                <w:rtl w:val="0"/>
              </w:rPr>
              <w:t xml:space="preserve">) Bank Sultra.</w:t>
            </w:r>
            <w:r w:rsidDel="00000000" w:rsidR="00000000" w:rsidRPr="00000000">
              <w:rPr>
                <w:rtl w:val="0"/>
              </w:rPr>
            </w:r>
          </w:p>
          <w:p w:rsidR="00000000" w:rsidDel="00000000" w:rsidP="00000000" w:rsidRDefault="00000000" w:rsidRPr="00000000" w14:paraId="00000205">
            <w:pPr>
              <w:widowControl w:val="1"/>
              <w:numPr>
                <w:ilvl w:val="0"/>
                <w:numId w:val="89"/>
              </w:numPr>
              <w:spacing w:after="100" w:line="240" w:lineRule="auto"/>
              <w:ind w:left="300" w:hanging="360"/>
              <w:rPr/>
            </w:pPr>
            <w:r w:rsidDel="00000000" w:rsidR="00000000" w:rsidRPr="00000000">
              <w:rPr>
                <w:rFonts w:ascii="Calibri" w:cs="Calibri" w:eastAsia="Calibri" w:hAnsi="Calibri"/>
                <w:rtl w:val="0"/>
              </w:rPr>
              <w:t xml:space="preserve">Mampu merumuskan pendekatan strategis untuk mempertahankan kepercayaan Pemegang Saham (Pemda) dan Regulator.</w:t>
            </w:r>
            <w:r w:rsidDel="00000000" w:rsidR="00000000" w:rsidRPr="00000000">
              <w:rPr>
                <w:rtl w:val="0"/>
              </w:rPr>
            </w:r>
          </w:p>
        </w:tc>
      </w:tr>
    </w:tbl>
    <w:p w:rsidR="00000000" w:rsidDel="00000000" w:rsidP="00000000" w:rsidRDefault="00000000" w:rsidRPr="00000000" w14:paraId="00000206">
      <w:pPr>
        <w:pStyle w:val="Heading3"/>
        <w:widowControl w:val="1"/>
        <w:spacing w:after="80" w:before="360" w:line="276" w:lineRule="auto"/>
        <w:rPr>
          <w:rFonts w:ascii="Calibri" w:cs="Calibri" w:eastAsia="Calibri" w:hAnsi="Calibri"/>
          <w:color w:val="274e13"/>
        </w:rPr>
      </w:pPr>
      <w:bookmarkStart w:colFirst="0" w:colLast="0" w:name="_heading=h.keejjj5nk00w" w:id="34"/>
      <w:bookmarkEnd w:id="34"/>
      <w:r w:rsidDel="00000000" w:rsidR="00000000" w:rsidRPr="00000000">
        <w:rPr>
          <w:rtl w:val="0"/>
        </w:rPr>
      </w:r>
    </w:p>
    <w:p w:rsidR="00000000" w:rsidDel="00000000" w:rsidP="00000000" w:rsidRDefault="00000000" w:rsidRPr="00000000" w14:paraId="00000207">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CGA-17: Layanan Kesekretariatan Korporasi (Corporate Secretariat Services)</w:t>
      </w:r>
    </w:p>
    <w:p w:rsidR="00000000" w:rsidDel="00000000" w:rsidP="00000000" w:rsidRDefault="00000000" w:rsidRPr="00000000" w14:paraId="00000208">
      <w:pPr>
        <w:widowControl w:val="1"/>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membuat dukungan administratif strategis, mengelola dokumentasi legal korporasi (seperti Akta perusahaan, Anggaran Rumah tangga, Daftar pemegang saham, Pengelolaan Saham, dll), penjadwalan eksekutif, serta pelayanan administrasi bagi Direksi dan Dewan Komisaris Bank Sultra.</w:t>
      </w:r>
    </w:p>
    <w:tbl>
      <w:tblPr>
        <w:tblStyle w:val="Table1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09">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0A">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format dokumen kesekretariatan, mengelola agenda harian Direksi/Komisaris, serta menerima panggilan telepon eksekutif.</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0B">
            <w:pPr>
              <w:spacing w:after="100"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Indikator Perilaku:</w:t>
            </w:r>
            <w:r w:rsidDel="00000000" w:rsidR="00000000" w:rsidRPr="00000000">
              <w:rPr>
                <w:rtl w:val="0"/>
              </w:rPr>
            </w:r>
          </w:p>
          <w:p w:rsidR="00000000" w:rsidDel="00000000" w:rsidP="00000000" w:rsidRDefault="00000000" w:rsidRPr="00000000" w14:paraId="0000020C">
            <w:pPr>
              <w:widowControl w:val="1"/>
              <w:numPr>
                <w:ilvl w:val="0"/>
                <w:numId w:val="25"/>
              </w:numPr>
              <w:spacing w:after="100" w:line="240" w:lineRule="auto"/>
              <w:ind w:left="300" w:hanging="360"/>
              <w:rPr/>
            </w:pPr>
            <w:r w:rsidDel="00000000" w:rsidR="00000000" w:rsidRPr="00000000">
              <w:rPr>
                <w:rFonts w:ascii="Calibri" w:cs="Calibri" w:eastAsia="Calibri" w:hAnsi="Calibri"/>
                <w:rtl w:val="0"/>
              </w:rPr>
              <w:t xml:space="preserve">Mampu mencatat jadwal kegiatan harian dan permintaan janji temu bagi Direksi/Komisaris.</w:t>
            </w:r>
            <w:r w:rsidDel="00000000" w:rsidR="00000000" w:rsidRPr="00000000">
              <w:rPr>
                <w:rtl w:val="0"/>
              </w:rPr>
            </w:r>
          </w:p>
          <w:p w:rsidR="00000000" w:rsidDel="00000000" w:rsidP="00000000" w:rsidRDefault="00000000" w:rsidRPr="00000000" w14:paraId="0000020D">
            <w:pPr>
              <w:widowControl w:val="1"/>
              <w:numPr>
                <w:ilvl w:val="0"/>
                <w:numId w:val="25"/>
              </w:numPr>
              <w:spacing w:after="100" w:line="240" w:lineRule="auto"/>
              <w:ind w:left="300" w:hanging="360"/>
              <w:rPr/>
            </w:pPr>
            <w:r w:rsidDel="00000000" w:rsidR="00000000" w:rsidRPr="00000000">
              <w:rPr>
                <w:rFonts w:ascii="Calibri" w:cs="Calibri" w:eastAsia="Calibri" w:hAnsi="Calibri"/>
                <w:rtl w:val="0"/>
              </w:rPr>
              <w:t xml:space="preserve">Mampu mengarsipkan dokumen keputusan, surat masuk, dan berkas kerja Direksi/komisaris secara rapi dan terstruktur.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0E">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0F">
            <w:pP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etika kesekretariatan eksekutif, memverifikasi keabsahan dokumen sebelum dimintakan tanda tangan pimpinan.</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10">
            <w:pP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1">
            <w:pPr>
              <w:widowControl w:val="1"/>
              <w:numPr>
                <w:ilvl w:val="0"/>
                <w:numId w:val="35"/>
              </w:numPr>
              <w:spacing w:after="100" w:line="240" w:lineRule="auto"/>
              <w:ind w:left="300" w:hanging="360"/>
              <w:rPr/>
            </w:pPr>
            <w:r w:rsidDel="00000000" w:rsidR="00000000" w:rsidRPr="00000000">
              <w:rPr>
                <w:rFonts w:ascii="Calibri" w:cs="Calibri" w:eastAsia="Calibri" w:hAnsi="Calibri"/>
                <w:rtl w:val="0"/>
              </w:rPr>
              <w:t xml:space="preserve">Mampu memeriksa kelengkapan draf Surat menyurat, seperti Surat Keputusan (SK), dokumen perjanjian termasuk semua surat dan dokumen terkait sebelum diotorisasi Direksi/komisaris.</w:t>
            </w:r>
            <w:r w:rsidDel="00000000" w:rsidR="00000000" w:rsidRPr="00000000">
              <w:rPr>
                <w:rtl w:val="0"/>
              </w:rPr>
            </w:r>
          </w:p>
          <w:p w:rsidR="00000000" w:rsidDel="00000000" w:rsidP="00000000" w:rsidRDefault="00000000" w:rsidRPr="00000000" w14:paraId="00000212">
            <w:pPr>
              <w:widowControl w:val="1"/>
              <w:numPr>
                <w:ilvl w:val="0"/>
                <w:numId w:val="35"/>
              </w:numPr>
              <w:spacing w:after="10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memfilter kelengkapan dan kesesuaian format surat serta dokumen sebelum disampaikan kepada Dewan Direksi atau Dewan Komisaris.</w:t>
            </w:r>
          </w:p>
          <w:p w:rsidR="00000000" w:rsidDel="00000000" w:rsidP="00000000" w:rsidRDefault="00000000" w:rsidRPr="00000000" w14:paraId="00000213">
            <w:pPr>
              <w:widowControl w:val="1"/>
              <w:numPr>
                <w:ilvl w:val="0"/>
                <w:numId w:val="35"/>
              </w:numPr>
              <w:spacing w:after="10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memahami tingkat urgensi dan prioritas penanganan dokumen masuk guna mengoptimalkan alur disposisi pimpinan.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1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pengelolaan alur kerja sekretariat eksekutif, menyusun draf korespondensi pimpinan, serta mengorganisir pelaksanaan rapat interaksi Direksi-Komisaris.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7">
            <w:pPr>
              <w:widowControl w:val="1"/>
              <w:numPr>
                <w:ilvl w:val="0"/>
                <w:numId w:val="10"/>
              </w:numPr>
              <w:spacing w:after="120" w:line="240" w:lineRule="auto"/>
              <w:ind w:left="300" w:hanging="360"/>
              <w:rPr/>
            </w:pPr>
            <w:r w:rsidDel="00000000" w:rsidR="00000000" w:rsidRPr="00000000">
              <w:rPr>
                <w:rFonts w:ascii="Calibri" w:cs="Calibri" w:eastAsia="Calibri" w:hAnsi="Calibri"/>
                <w:rtl w:val="0"/>
              </w:rPr>
              <w:t xml:space="preserve">Mampu mengelola alur dokumen masuk/keluar meja Direksi agar proses pengambilan keputusan berjalan lancar.</w:t>
            </w:r>
            <w:r w:rsidDel="00000000" w:rsidR="00000000" w:rsidRPr="00000000">
              <w:rPr>
                <w:rtl w:val="0"/>
              </w:rPr>
            </w:r>
          </w:p>
          <w:p w:rsidR="00000000" w:rsidDel="00000000" w:rsidP="00000000" w:rsidRDefault="00000000" w:rsidRPr="00000000" w14:paraId="00000218">
            <w:pPr>
              <w:widowControl w:val="1"/>
              <w:numPr>
                <w:ilvl w:val="0"/>
                <w:numId w:val="10"/>
              </w:numPr>
              <w:spacing w:after="120" w:line="240" w:lineRule="auto"/>
              <w:ind w:left="300" w:hanging="360"/>
              <w:rPr/>
            </w:pPr>
            <w:r w:rsidDel="00000000" w:rsidR="00000000" w:rsidRPr="00000000">
              <w:rPr>
                <w:rFonts w:ascii="Calibri" w:cs="Calibri" w:eastAsia="Calibri" w:hAnsi="Calibri"/>
                <w:rtl w:val="0"/>
              </w:rPr>
              <w:t xml:space="preserve">Mampu menyusun draf surat balasan, memo internal pimpinan, dan naskah dinas kesekretariatan secara independen.</w:t>
            </w:r>
            <w:r w:rsidDel="00000000" w:rsidR="00000000" w:rsidRPr="00000000">
              <w:rPr>
                <w:rtl w:val="0"/>
              </w:rPr>
            </w:r>
          </w:p>
          <w:p w:rsidR="00000000" w:rsidDel="00000000" w:rsidP="00000000" w:rsidRDefault="00000000" w:rsidRPr="00000000" w14:paraId="00000219">
            <w:pPr>
              <w:widowControl w:val="1"/>
              <w:numPr>
                <w:ilvl w:val="0"/>
                <w:numId w:val="10"/>
              </w:numPr>
              <w:spacing w:after="120" w:line="240" w:lineRule="auto"/>
              <w:ind w:left="300" w:hanging="360"/>
              <w:rPr/>
            </w:pPr>
            <w:r w:rsidDel="00000000" w:rsidR="00000000" w:rsidRPr="00000000">
              <w:rPr>
                <w:rFonts w:ascii="Calibri" w:cs="Calibri" w:eastAsia="Calibri" w:hAnsi="Calibri"/>
                <w:rtl w:val="0"/>
              </w:rPr>
              <w:t xml:space="preserve">Mampu memfasilitasi koordinasi kelancaran komunikasi antara Sekretariat Direksi dan Sekretariat Dewan Komisaris.</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1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alur administrasi eksekutif, mengevaluasi potensi benturan jadwal pimpinan, serta mengendalikan jaminan kerahasiaan informasi direksi.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D">
            <w:pPr>
              <w:widowControl w:val="1"/>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kelayakan skema prioritas penyampaian dokumen/informasi kritis kepada Direksi.</w:t>
            </w:r>
            <w:r w:rsidDel="00000000" w:rsidR="00000000" w:rsidRPr="00000000">
              <w:rPr>
                <w:rtl w:val="0"/>
              </w:rPr>
            </w:r>
          </w:p>
          <w:p w:rsidR="00000000" w:rsidDel="00000000" w:rsidP="00000000" w:rsidRDefault="00000000" w:rsidRPr="00000000" w14:paraId="0000021E">
            <w:pPr>
              <w:widowControl w:val="1"/>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kepatuhan tata kelola administrasi kesekretariatan terhadap standar GCG perbankan.</w:t>
            </w:r>
            <w:r w:rsidDel="00000000" w:rsidR="00000000" w:rsidRPr="00000000">
              <w:rPr>
                <w:rtl w:val="0"/>
              </w:rPr>
            </w:r>
          </w:p>
          <w:p w:rsidR="00000000" w:rsidDel="00000000" w:rsidP="00000000" w:rsidRDefault="00000000" w:rsidRPr="00000000" w14:paraId="0000021F">
            <w:pPr>
              <w:widowControl w:val="1"/>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menganalisis dan mengendalikan risiko kebocoran dokumen keputusan rahasia tingkat eksekutif.</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2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tata kelola administrasi kesekretariatan eksekutif modern berbasis digital (</w:t>
            </w:r>
            <w:r w:rsidDel="00000000" w:rsidR="00000000" w:rsidRPr="00000000">
              <w:rPr>
                <w:rFonts w:ascii="Calibri" w:cs="Calibri" w:eastAsia="Calibri" w:hAnsi="Calibri"/>
                <w:i w:val="1"/>
                <w:iCs w:val="1"/>
                <w:rtl w:val="0"/>
              </w:rPr>
              <w:t xml:space="preserve">Digital Executive Secretariat</w:t>
            </w:r>
            <w:r w:rsidDel="00000000" w:rsidR="00000000" w:rsidRPr="00000000">
              <w:rPr>
                <w:rFonts w:ascii="Calibri" w:cs="Calibri" w:eastAsia="Calibri" w:hAnsi="Calibri"/>
                <w:rtl w:val="0"/>
              </w:rPr>
              <w:t xml:space="preserve">) yang mendukung efektivitas kepemimpinan korporasi.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3">
            <w:pPr>
              <w:widowControl w:val="1"/>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merancang sistem manajemen kesekretariatan digital (</w:t>
            </w:r>
            <w:r w:rsidDel="00000000" w:rsidR="00000000" w:rsidRPr="00000000">
              <w:rPr>
                <w:rFonts w:ascii="Calibri" w:cs="Calibri" w:eastAsia="Calibri" w:hAnsi="Calibri"/>
                <w:i w:val="1"/>
                <w:iCs w:val="1"/>
                <w:rtl w:val="0"/>
              </w:rPr>
              <w:t xml:space="preserve">Executive Dashboard &amp; Document Management</w:t>
            </w:r>
            <w:r w:rsidDel="00000000" w:rsidR="00000000" w:rsidRPr="00000000">
              <w:rPr>
                <w:rFonts w:ascii="Calibri" w:cs="Calibri" w:eastAsia="Calibri" w:hAnsi="Calibri"/>
                <w:rtl w:val="0"/>
              </w:rPr>
              <w:t xml:space="preserve">) bagi Direksi dan Komisaris.</w:t>
            </w:r>
            <w:r w:rsidDel="00000000" w:rsidR="00000000" w:rsidRPr="00000000">
              <w:rPr>
                <w:rtl w:val="0"/>
              </w:rPr>
            </w:r>
          </w:p>
          <w:p w:rsidR="00000000" w:rsidDel="00000000" w:rsidP="00000000" w:rsidRDefault="00000000" w:rsidRPr="00000000" w14:paraId="00000224">
            <w:pPr>
              <w:widowControl w:val="1"/>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merumuskan standar kualitas tata kelola pelayanan kesekretariatan eksekutif Bank Sultra.</w:t>
            </w:r>
            <w:r w:rsidDel="00000000" w:rsidR="00000000" w:rsidRPr="00000000">
              <w:rPr>
                <w:rtl w:val="0"/>
              </w:rPr>
            </w:r>
          </w:p>
        </w:tc>
      </w:tr>
    </w:tbl>
    <w:p w:rsidR="00000000" w:rsidDel="00000000" w:rsidP="00000000" w:rsidRDefault="00000000" w:rsidRPr="00000000" w14:paraId="00000225">
      <w:pPr>
        <w:pStyle w:val="Heading3"/>
        <w:widowControl w:val="1"/>
        <w:spacing w:after="80" w:before="360" w:line="276" w:lineRule="auto"/>
        <w:rPr>
          <w:rFonts w:ascii="Calibri" w:cs="Calibri" w:eastAsia="Calibri" w:hAnsi="Calibri"/>
          <w:color w:val="274e13"/>
          <w:sz w:val="29"/>
          <w:szCs w:val="29"/>
        </w:rPr>
      </w:pPr>
      <w:bookmarkStart w:colFirst="0" w:colLast="0" w:name="_heading=h.h42if5ca68gg" w:id="35"/>
      <w:bookmarkEnd w:id="35"/>
      <w:r w:rsidDel="00000000" w:rsidR="00000000" w:rsidRPr="00000000">
        <w:rPr>
          <w:rtl w:val="0"/>
        </w:rPr>
      </w:r>
    </w:p>
    <w:p w:rsidR="00000000" w:rsidDel="00000000" w:rsidP="00000000" w:rsidRDefault="00000000" w:rsidRPr="00000000" w14:paraId="00000226">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CGA-18: Tata Protokol Eksekutif (Executive Protocol)</w:t>
      </w:r>
    </w:p>
    <w:p w:rsidR="00000000" w:rsidDel="00000000" w:rsidP="00000000" w:rsidRDefault="00000000" w:rsidRPr="00000000" w14:paraId="00000227">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dan menerapkan tata tempat, tata upacara, tata penghormatan, dan keprotokolan resmi dalam menyambut tamu VIP/VVIP (Gubernur, Bupati, Walikota, Regulator, Pimpinan Lembaga) sesuai kaidah keprotokolan negara dan perbankan.</w:t>
      </w:r>
    </w:p>
    <w:tbl>
      <w:tblPr>
        <w:tblStyle w:val="Table1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2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tingkatan pejabat VIP/VVIP, susunan tempat duduk dasar (</w:t>
            </w:r>
            <w:r w:rsidDel="00000000" w:rsidR="00000000" w:rsidRPr="00000000">
              <w:rPr>
                <w:rFonts w:ascii="Calibri" w:cs="Calibri" w:eastAsia="Calibri" w:hAnsi="Calibri"/>
                <w:i w:val="1"/>
                <w:iCs w:val="1"/>
                <w:rtl w:val="0"/>
              </w:rPr>
              <w:t xml:space="preserve">seating arrangement</w:t>
            </w:r>
            <w:r w:rsidDel="00000000" w:rsidR="00000000" w:rsidRPr="00000000">
              <w:rPr>
                <w:rFonts w:ascii="Calibri" w:cs="Calibri" w:eastAsia="Calibri" w:hAnsi="Calibri"/>
                <w:rtl w:val="0"/>
              </w:rPr>
              <w:t xml:space="preserve">), serta tata cara menyambut tamu resmi.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B">
            <w:pPr>
              <w:widowControl w:val="1"/>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menentukan dan menyebutkan gelar, Jabatan, dan status pimpinan/tamu VIP/VVIP yang akan berkunjung.</w:t>
            </w:r>
            <w:r w:rsidDel="00000000" w:rsidR="00000000" w:rsidRPr="00000000">
              <w:rPr>
                <w:rtl w:val="0"/>
              </w:rPr>
            </w:r>
          </w:p>
          <w:p w:rsidR="00000000" w:rsidDel="00000000" w:rsidP="00000000" w:rsidRDefault="00000000" w:rsidRPr="00000000" w14:paraId="0000022C">
            <w:pPr>
              <w:widowControl w:val="1"/>
              <w:numPr>
                <w:ilvl w:val="0"/>
                <w:numId w:val="79"/>
              </w:numPr>
              <w:spacing w:after="120" w:line="240" w:lineRule="auto"/>
              <w:ind w:left="300" w:hanging="360"/>
              <w:rPr/>
            </w:pPr>
            <w:r w:rsidDel="00000000" w:rsidR="00000000" w:rsidRPr="00000000">
              <w:rPr>
                <w:rFonts w:ascii="Calibri" w:cs="Calibri" w:eastAsia="Calibri" w:hAnsi="Calibri"/>
                <w:rtl w:val="0"/>
              </w:rPr>
              <w:t xml:space="preserve">Mampu menyiapkan tanda nama tempat duduk (</w:t>
            </w:r>
            <w:r w:rsidDel="00000000" w:rsidR="00000000" w:rsidRPr="00000000">
              <w:rPr>
                <w:rFonts w:ascii="Calibri" w:cs="Calibri" w:eastAsia="Calibri" w:hAnsi="Calibri"/>
                <w:i w:val="1"/>
                <w:iCs w:val="1"/>
                <w:rtl w:val="0"/>
              </w:rPr>
              <w:t xml:space="preserve">nametag</w:t>
            </w:r>
            <w:r w:rsidDel="00000000" w:rsidR="00000000" w:rsidRPr="00000000">
              <w:rPr>
                <w:rFonts w:ascii="Calibri" w:cs="Calibri" w:eastAsia="Calibri" w:hAnsi="Calibri"/>
                <w:rtl w:val="0"/>
              </w:rPr>
              <w:t xml:space="preserve">) dan tata letak dasar ruang penerimaan tamu VIP/VVIP.</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2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Undang-Undang Keprotokolan, tata urutan penghormatan (</w:t>
            </w:r>
            <w:r w:rsidDel="00000000" w:rsidR="00000000" w:rsidRPr="00000000">
              <w:rPr>
                <w:rFonts w:ascii="Calibri" w:cs="Calibri" w:eastAsia="Calibri" w:hAnsi="Calibri"/>
                <w:i w:val="1"/>
                <w:iCs w:val="1"/>
                <w:rtl w:val="0"/>
              </w:rPr>
              <w:t xml:space="preserve">order of precedence</w:t>
            </w:r>
            <w:r w:rsidDel="00000000" w:rsidR="00000000" w:rsidRPr="00000000">
              <w:rPr>
                <w:rFonts w:ascii="Calibri" w:cs="Calibri" w:eastAsia="Calibri" w:hAnsi="Calibri"/>
                <w:rtl w:val="0"/>
              </w:rPr>
              <w:t xml:space="preserve">), verifikasi alur penyambutan tamu VIP/VVIP, hingga penyiapan kebutuhan logistik perjalanan dinas pimpinan.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0">
            <w:pPr>
              <w:widowControl w:val="1"/>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memeriksa penyusunan tata tempat (</w:t>
            </w:r>
            <w:r w:rsidDel="00000000" w:rsidR="00000000" w:rsidRPr="00000000">
              <w:rPr>
                <w:rFonts w:ascii="Calibri" w:cs="Calibri" w:eastAsia="Calibri" w:hAnsi="Calibri"/>
                <w:i w:val="1"/>
                <w:iCs w:val="1"/>
                <w:rtl w:val="0"/>
              </w:rPr>
              <w:t xml:space="preserve">seating plan</w:t>
            </w:r>
            <w:r w:rsidDel="00000000" w:rsidR="00000000" w:rsidRPr="00000000">
              <w:rPr>
                <w:rFonts w:ascii="Calibri" w:cs="Calibri" w:eastAsia="Calibri" w:hAnsi="Calibri"/>
                <w:rtl w:val="0"/>
              </w:rPr>
              <w:t xml:space="preserve">) acara resmi sesuai urutan tingkatan jabatan VIP/VVIP.</w:t>
            </w:r>
            <w:r w:rsidDel="00000000" w:rsidR="00000000" w:rsidRPr="00000000">
              <w:rPr>
                <w:rtl w:val="0"/>
              </w:rPr>
            </w:r>
          </w:p>
          <w:p w:rsidR="00000000" w:rsidDel="00000000" w:rsidP="00000000" w:rsidRDefault="00000000" w:rsidRPr="00000000" w14:paraId="00000231">
            <w:pPr>
              <w:widowControl w:val="1"/>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menjelaskan prosedur tata penghormatan dan tata jalan pimpinan saat mendampingi tamu VIP/VVIP.</w:t>
            </w:r>
          </w:p>
          <w:p w:rsidR="00000000" w:rsidDel="00000000" w:rsidP="00000000" w:rsidRDefault="00000000" w:rsidRPr="00000000" w14:paraId="00000232">
            <w:pPr>
              <w:widowControl w:val="1"/>
              <w:numPr>
                <w:ilvl w:val="0"/>
                <w:numId w:val="14"/>
              </w:numPr>
              <w:spacing w:after="100" w:line="240" w:lineRule="auto"/>
              <w:ind w:left="300" w:hanging="360"/>
              <w:rPr>
                <w:rFonts w:ascii="Calibri" w:cs="Calibri" w:eastAsia="Calibri" w:hAnsi="Calibri"/>
              </w:rPr>
            </w:pPr>
            <w:r w:rsidDel="00000000" w:rsidR="00000000" w:rsidRPr="00000000">
              <w:rPr>
                <w:rFonts w:ascii="Calibri" w:cs="Calibri" w:eastAsia="Calibri" w:hAnsi="Calibri"/>
                <w:rtl w:val="0"/>
              </w:rPr>
              <w:t xml:space="preserve">Mampu mengurus pemesanan tiket, akomodasi, dan persiapan dokumen perjalanan dinas pimpinan, tamu VIP/VVIP secara cermat.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3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3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skenario keprotokolan penuh dalam acara resmi, mengkoordinasikan tim pendamping (</w:t>
            </w:r>
            <w:r w:rsidDel="00000000" w:rsidR="00000000" w:rsidRPr="00000000">
              <w:rPr>
                <w:rFonts w:ascii="Calibri" w:cs="Calibri" w:eastAsia="Calibri" w:hAnsi="Calibri"/>
                <w:i w:val="1"/>
                <w:iCs w:val="1"/>
                <w:rtl w:val="0"/>
              </w:rPr>
              <w:t xml:space="preserve">liaison officer/ </w:t>
            </w:r>
            <w:r w:rsidDel="00000000" w:rsidR="00000000" w:rsidRPr="00000000">
              <w:rPr>
                <w:rFonts w:ascii="Calibri" w:cs="Calibri" w:eastAsia="Calibri" w:hAnsi="Calibri"/>
                <w:rtl w:val="0"/>
              </w:rPr>
              <w:t xml:space="preserve">LO), serta mengelola alur kedatangan dan kepulangan tamu VIP/VVIP.</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6">
            <w:pPr>
              <w:widowControl w:val="1"/>
              <w:numPr>
                <w:ilvl w:val="0"/>
                <w:numId w:val="91"/>
              </w:numPr>
              <w:spacing w:after="120" w:line="240" w:lineRule="auto"/>
              <w:ind w:left="300" w:hanging="360"/>
              <w:rPr/>
            </w:pPr>
            <w:r w:rsidDel="00000000" w:rsidR="00000000" w:rsidRPr="00000000">
              <w:rPr>
                <w:rFonts w:ascii="Calibri" w:cs="Calibri" w:eastAsia="Calibri" w:hAnsi="Calibri"/>
                <w:rtl w:val="0"/>
              </w:rPr>
              <w:t xml:space="preserve">Mampu mengelola penugasan tim </w:t>
            </w:r>
            <w:r w:rsidDel="00000000" w:rsidR="00000000" w:rsidRPr="00000000">
              <w:rPr>
                <w:rFonts w:ascii="Calibri" w:cs="Calibri" w:eastAsia="Calibri" w:hAnsi="Calibri"/>
                <w:i w:val="1"/>
                <w:iCs w:val="1"/>
                <w:rtl w:val="0"/>
              </w:rPr>
              <w:t xml:space="preserve">Liaison Officer</w:t>
            </w:r>
            <w:r w:rsidDel="00000000" w:rsidR="00000000" w:rsidRPr="00000000">
              <w:rPr>
                <w:rFonts w:ascii="Calibri" w:cs="Calibri" w:eastAsia="Calibri" w:hAnsi="Calibri"/>
                <w:rtl w:val="0"/>
              </w:rPr>
              <w:t xml:space="preserve"> (LO) dalam melayani kebutuhan tamu VIP/VVIP selama kegiatan.</w:t>
            </w:r>
            <w:r w:rsidDel="00000000" w:rsidR="00000000" w:rsidRPr="00000000">
              <w:rPr>
                <w:rtl w:val="0"/>
              </w:rPr>
            </w:r>
          </w:p>
          <w:p w:rsidR="00000000" w:rsidDel="00000000" w:rsidP="00000000" w:rsidRDefault="00000000" w:rsidRPr="00000000" w14:paraId="00000237">
            <w:pPr>
              <w:widowControl w:val="1"/>
              <w:numPr>
                <w:ilvl w:val="0"/>
                <w:numId w:val="91"/>
              </w:numPr>
              <w:spacing w:after="120" w:line="240" w:lineRule="auto"/>
              <w:ind w:left="300" w:hanging="360"/>
              <w:rPr/>
            </w:pPr>
            <w:r w:rsidDel="00000000" w:rsidR="00000000" w:rsidRPr="00000000">
              <w:rPr>
                <w:rFonts w:ascii="Calibri" w:cs="Calibri" w:eastAsia="Calibri" w:hAnsi="Calibri"/>
                <w:rtl w:val="0"/>
              </w:rPr>
              <w:t xml:space="preserve">Mampu berkoordinasi langsung dengan protokol Istana/Kementerian/Pemda untuk penyelarasan tata upacara resmi.</w:t>
            </w:r>
            <w:r w:rsidDel="00000000" w:rsidR="00000000" w:rsidRPr="00000000">
              <w:rPr>
                <w:rtl w:val="0"/>
              </w:rPr>
            </w:r>
          </w:p>
          <w:p w:rsidR="00000000" w:rsidDel="00000000" w:rsidP="00000000" w:rsidRDefault="00000000" w:rsidRPr="00000000" w14:paraId="00000238">
            <w:pPr>
              <w:widowControl w:val="1"/>
              <w:numPr>
                <w:ilvl w:val="0"/>
                <w:numId w:val="91"/>
              </w:numPr>
              <w:spacing w:after="120" w:line="240" w:lineRule="auto"/>
              <w:ind w:left="300" w:hanging="360"/>
              <w:rPr/>
            </w:pPr>
            <w:r w:rsidDel="00000000" w:rsidR="00000000" w:rsidRPr="00000000">
              <w:rPr>
                <w:rFonts w:ascii="Calibri" w:cs="Calibri" w:eastAsia="Calibri" w:hAnsi="Calibri"/>
                <w:rtl w:val="0"/>
              </w:rPr>
              <w:t xml:space="preserve">Mampu memimpin pelaksanaan penataan ruang VIP/VVIP, </w:t>
            </w:r>
            <w:r w:rsidDel="00000000" w:rsidR="00000000" w:rsidRPr="00000000">
              <w:rPr>
                <w:rFonts w:ascii="Calibri" w:cs="Calibri" w:eastAsia="Calibri" w:hAnsi="Calibri"/>
                <w:i w:val="1"/>
                <w:iCs w:val="1"/>
                <w:rtl w:val="0"/>
              </w:rPr>
              <w:t xml:space="preserve">holding room</w:t>
            </w:r>
            <w:r w:rsidDel="00000000" w:rsidR="00000000" w:rsidRPr="00000000">
              <w:rPr>
                <w:rFonts w:ascii="Calibri" w:cs="Calibri" w:eastAsia="Calibri" w:hAnsi="Calibri"/>
                <w:rtl w:val="0"/>
              </w:rPr>
              <w:t xml:space="preserve">, dan skenario penyambutan tamu di lapangan.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3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3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potensi timbulnya kesalahan keprotokolan (</w:t>
            </w:r>
            <w:r w:rsidDel="00000000" w:rsidR="00000000" w:rsidRPr="00000000">
              <w:rPr>
                <w:rFonts w:ascii="Calibri" w:cs="Calibri" w:eastAsia="Calibri" w:hAnsi="Calibri"/>
                <w:i w:val="1"/>
                <w:iCs w:val="1"/>
                <w:rtl w:val="0"/>
              </w:rPr>
              <w:t xml:space="preserve">protocol breach</w:t>
            </w:r>
            <w:r w:rsidDel="00000000" w:rsidR="00000000" w:rsidRPr="00000000">
              <w:rPr>
                <w:rFonts w:ascii="Calibri" w:cs="Calibri" w:eastAsia="Calibri" w:hAnsi="Calibri"/>
                <w:rtl w:val="0"/>
              </w:rPr>
              <w:t xml:space="preserve">), mengevaluasi kelancaran skenario acara resmi, serta menyelesaikan penyesuaian susunan acara mendadak.</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3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C">
            <w:pPr>
              <w:widowControl w:val="1"/>
              <w:numPr>
                <w:ilvl w:val="0"/>
                <w:numId w:val="1"/>
              </w:numPr>
              <w:spacing w:after="120" w:line="240" w:lineRule="auto"/>
              <w:ind w:left="300" w:hanging="360"/>
              <w:rPr/>
            </w:pPr>
            <w:r w:rsidDel="00000000" w:rsidR="00000000" w:rsidRPr="00000000">
              <w:rPr>
                <w:rFonts w:ascii="Calibri" w:cs="Calibri" w:eastAsia="Calibri" w:hAnsi="Calibri"/>
                <w:rtl w:val="0"/>
              </w:rPr>
              <w:t xml:space="preserve">Mampu menganalisis dan menentukan risiko ketidaksesuaian tata tempat/tata upacara dan merumuskan penyesuaiannya secara cepat dan halus.</w:t>
            </w:r>
            <w:r w:rsidDel="00000000" w:rsidR="00000000" w:rsidRPr="00000000">
              <w:rPr>
                <w:rtl w:val="0"/>
              </w:rPr>
            </w:r>
          </w:p>
          <w:p w:rsidR="00000000" w:rsidDel="00000000" w:rsidP="00000000" w:rsidRDefault="00000000" w:rsidRPr="00000000" w14:paraId="0000023D">
            <w:pPr>
              <w:widowControl w:val="1"/>
              <w:numPr>
                <w:ilvl w:val="0"/>
                <w:numId w:val="1"/>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kesiapan pengamanan dan kenyamanan ruang penerimaan tamu VIP/VVIP bersama pimpinan.</w:t>
            </w:r>
            <w:r w:rsidDel="00000000" w:rsidR="00000000" w:rsidRPr="00000000">
              <w:rPr>
                <w:rtl w:val="0"/>
              </w:rPr>
            </w:r>
          </w:p>
          <w:p w:rsidR="00000000" w:rsidDel="00000000" w:rsidP="00000000" w:rsidRDefault="00000000" w:rsidRPr="00000000" w14:paraId="0000023E">
            <w:pPr>
              <w:widowControl w:val="1"/>
              <w:numPr>
                <w:ilvl w:val="0"/>
                <w:numId w:val="1"/>
              </w:numPr>
              <w:spacing w:after="120" w:line="240" w:lineRule="auto"/>
              <w:ind w:left="300" w:hanging="360"/>
              <w:rPr/>
            </w:pPr>
            <w:r w:rsidDel="00000000" w:rsidR="00000000" w:rsidRPr="00000000">
              <w:rPr>
                <w:rFonts w:ascii="Calibri" w:cs="Calibri" w:eastAsia="Calibri" w:hAnsi="Calibri"/>
                <w:rtl w:val="0"/>
              </w:rPr>
              <w:t xml:space="preserve">Mampu menganalisis dan mengatasi perubahan skenario keprotokolan secara mendadak akibat pergeseran agenda pejabat VIP/VVIP.</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23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4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Master Buku Pedoman Keprotokolan Resmi (</w:t>
            </w:r>
            <w:r w:rsidDel="00000000" w:rsidR="00000000" w:rsidRPr="00000000">
              <w:rPr>
                <w:rFonts w:ascii="Calibri" w:cs="Calibri" w:eastAsia="Calibri" w:hAnsi="Calibri"/>
                <w:i w:val="1"/>
                <w:iCs w:val="1"/>
                <w:rtl w:val="0"/>
              </w:rPr>
              <w:t xml:space="preserve">Corporate Protocol Manual</w:t>
            </w:r>
            <w:r w:rsidDel="00000000" w:rsidR="00000000" w:rsidRPr="00000000">
              <w:rPr>
                <w:rFonts w:ascii="Calibri" w:cs="Calibri" w:eastAsia="Calibri" w:hAnsi="Calibri"/>
                <w:rtl w:val="0"/>
              </w:rPr>
              <w:t xml:space="preserve">) Bank Sultra untuk seluruh tingkatan acara resmi korporasi dan jaringan cabang.</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24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2">
            <w:pPr>
              <w:widowControl w:val="1"/>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merancang Pedoman Baku Protokoler (</w:t>
            </w:r>
            <w:r w:rsidDel="00000000" w:rsidR="00000000" w:rsidRPr="00000000">
              <w:rPr>
                <w:rFonts w:ascii="Calibri" w:cs="Calibri" w:eastAsia="Calibri" w:hAnsi="Calibri"/>
                <w:i w:val="1"/>
                <w:iCs w:val="1"/>
                <w:rtl w:val="0"/>
              </w:rPr>
              <w:t xml:space="preserve">Corporate Protocol Guidelines</w:t>
            </w:r>
            <w:r w:rsidDel="00000000" w:rsidR="00000000" w:rsidRPr="00000000">
              <w:rPr>
                <w:rFonts w:ascii="Calibri" w:cs="Calibri" w:eastAsia="Calibri" w:hAnsi="Calibri"/>
                <w:rtl w:val="0"/>
              </w:rPr>
              <w:t xml:space="preserve">) Bank Sultra yang selaras dengan aturan keprotokolan negara.</w:t>
            </w:r>
            <w:r w:rsidDel="00000000" w:rsidR="00000000" w:rsidRPr="00000000">
              <w:rPr>
                <w:rtl w:val="0"/>
              </w:rPr>
            </w:r>
          </w:p>
          <w:p w:rsidR="00000000" w:rsidDel="00000000" w:rsidP="00000000" w:rsidRDefault="00000000" w:rsidRPr="00000000" w14:paraId="00000243">
            <w:pPr>
              <w:widowControl w:val="1"/>
              <w:numPr>
                <w:ilvl w:val="0"/>
                <w:numId w:val="81"/>
              </w:numPr>
              <w:spacing w:after="120" w:line="240" w:lineRule="auto"/>
              <w:ind w:left="300" w:hanging="360"/>
              <w:rPr/>
            </w:pPr>
            <w:r w:rsidDel="00000000" w:rsidR="00000000" w:rsidRPr="00000000">
              <w:rPr>
                <w:rFonts w:ascii="Calibri" w:cs="Calibri" w:eastAsia="Calibri" w:hAnsi="Calibri"/>
                <w:rtl w:val="0"/>
              </w:rPr>
              <w:t xml:space="preserve">Mampu merumuskan standar pelayanan dan etiket keprotokolan eksekutif di tingkat nasional maupun internasional.</w:t>
            </w:r>
            <w:r w:rsidDel="00000000" w:rsidR="00000000" w:rsidRPr="00000000">
              <w:rPr>
                <w:rtl w:val="0"/>
              </w:rPr>
            </w:r>
          </w:p>
        </w:tc>
      </w:tr>
    </w:tbl>
    <w:p w:rsidR="00000000" w:rsidDel="00000000" w:rsidP="00000000" w:rsidRDefault="00000000" w:rsidRPr="00000000" w14:paraId="00000244">
      <w:pPr>
        <w:pStyle w:val="Heading3"/>
        <w:widowControl w:val="1"/>
        <w:spacing w:after="80" w:before="280" w:line="276" w:lineRule="auto"/>
        <w:rPr>
          <w:rFonts w:ascii="Calibri" w:cs="Calibri" w:eastAsia="Calibri" w:hAnsi="Calibri"/>
          <w:color w:val="274e13"/>
          <w:sz w:val="16"/>
          <w:szCs w:val="16"/>
        </w:rPr>
      </w:pPr>
      <w:bookmarkStart w:colFirst="0" w:colLast="0" w:name="_heading=h.ikxql6fi6lda" w:id="36"/>
      <w:bookmarkEnd w:id="36"/>
      <w:r w:rsidDel="00000000" w:rsidR="00000000" w:rsidRPr="00000000">
        <w:rPr>
          <w:rtl w:val="0"/>
        </w:rPr>
      </w:r>
    </w:p>
    <w:p w:rsidR="00000000" w:rsidDel="00000000" w:rsidP="00000000" w:rsidRDefault="00000000" w:rsidRPr="00000000" w14:paraId="00000245">
      <w:pPr>
        <w:pStyle w:val="Heading3"/>
        <w:widowControl w:val="1"/>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CGA-19: Administrasi Operasional Kantor (Office Administration)</w:t>
      </w:r>
    </w:p>
    <w:p w:rsidR="00000000" w:rsidDel="00000000" w:rsidP="00000000" w:rsidRDefault="00000000" w:rsidRPr="00000000" w14:paraId="00000246">
      <w:pPr>
        <w:widowControl w:val="1"/>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administrasi pendukung operasional harian kantor, seperti pengelolaan kebutuhan alat tulis kantor (ATK), kendaraan operasional, </w:t>
      </w:r>
      <w:sdt>
        <w:sdtPr>
          <w:id w:val="-559694133"/>
          <w:tag w:val="goog_rdk_9"/>
        </w:sdtPr>
        <w:sdtContent>
          <w:commentRangeStart w:id="8"/>
        </w:sdtContent>
      </w:sdt>
      <w:sdt>
        <w:sdtPr>
          <w:id w:val="1223579746"/>
          <w:tag w:val="goog_rdk_10"/>
        </w:sdtPr>
        <w:sdtContent>
          <w:commentRangeStart w:id="9"/>
        </w:sdtContent>
      </w:sdt>
      <w:r w:rsidDel="00000000" w:rsidR="00000000" w:rsidRPr="00000000">
        <w:rPr>
          <w:rFonts w:ascii="Calibri" w:cs="Calibri" w:eastAsia="Calibri" w:hAnsi="Calibri"/>
          <w:rtl w:val="0"/>
        </w:rPr>
        <w:t xml:space="preserve">perjalanan dinas</w:t>
      </w:r>
      <w:commentRangeEnd w:id="8"/>
      <w:r w:rsidDel="00000000" w:rsidR="00000000" w:rsidRPr="00000000">
        <w:commentReference w:id="8"/>
      </w:r>
      <w:commentRangeEnd w:id="9"/>
      <w:r w:rsidDel="00000000" w:rsidR="00000000" w:rsidRPr="00000000">
        <w:commentReference w:id="9"/>
      </w:r>
      <w:r w:rsidDel="00000000" w:rsidR="00000000" w:rsidRPr="00000000">
        <w:rPr>
          <w:rFonts w:ascii="Calibri" w:cs="Calibri" w:eastAsia="Calibri" w:hAnsi="Calibri"/>
          <w:rtl w:val="0"/>
        </w:rPr>
        <w:t xml:space="preserve">, serta penagihan/pembayaran beban operasional kantor secara efisien dan teratur.</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4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formulir administrasi kantor, menginventarisir ketersediaan ATK, serta mencatat permintaan peminjaman kendaraan dinas.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A">
            <w:pPr>
              <w:widowControl w:val="1"/>
              <w:numPr>
                <w:ilvl w:val="0"/>
                <w:numId w:val="6"/>
              </w:numPr>
              <w:spacing w:after="120" w:line="240" w:lineRule="auto"/>
              <w:ind w:left="300" w:hanging="360"/>
              <w:rPr/>
            </w:pPr>
            <w:r w:rsidDel="00000000" w:rsidR="00000000" w:rsidRPr="00000000">
              <w:rPr>
                <w:rFonts w:ascii="Calibri" w:cs="Calibri" w:eastAsia="Calibri" w:hAnsi="Calibri"/>
                <w:rtl w:val="0"/>
              </w:rPr>
              <w:t xml:space="preserve">Mampu menentukan dan menyebutkan jenis-jenis formulir permintaan ATK, Surat Perintah Perjalanan Dinas (SPPD), dan voucher/reimburse BBM.</w:t>
            </w:r>
            <w:r w:rsidDel="00000000" w:rsidR="00000000" w:rsidRPr="00000000">
              <w:rPr>
                <w:rtl w:val="0"/>
              </w:rPr>
            </w:r>
          </w:p>
          <w:p w:rsidR="00000000" w:rsidDel="00000000" w:rsidP="00000000" w:rsidRDefault="00000000" w:rsidRPr="00000000" w14:paraId="0000024B">
            <w:pPr>
              <w:widowControl w:val="1"/>
              <w:numPr>
                <w:ilvl w:val="0"/>
                <w:numId w:val="6"/>
              </w:numPr>
              <w:spacing w:after="120" w:line="240" w:lineRule="auto"/>
              <w:ind w:left="300" w:hanging="360"/>
              <w:rPr/>
            </w:pPr>
            <w:r w:rsidDel="00000000" w:rsidR="00000000" w:rsidRPr="00000000">
              <w:rPr>
                <w:rFonts w:ascii="Calibri" w:cs="Calibri" w:eastAsia="Calibri" w:hAnsi="Calibri"/>
                <w:rtl w:val="0"/>
              </w:rPr>
              <w:t xml:space="preserve">Mampu mencatat jadwal penggunaan kendaraan operasional dan peminjaman ruang rapat harian.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4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4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batas kuota anggaran ATK/BBM, memverifikasi kelengkapan SPPD dan pertanggung- jawaban biaya perjalanan dinas, serta mengawasi kondisi kendaraan dinas.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4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F">
            <w:pPr>
              <w:widowControl w:val="1"/>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memeriksa kelengkapan bukti pembayaran dan nota transaksi pertanggungjawaban uang muka dan realisasi pemakaian uang perjalanan dinas.</w:t>
            </w:r>
            <w:r w:rsidDel="00000000" w:rsidR="00000000" w:rsidRPr="00000000">
              <w:rPr>
                <w:rtl w:val="0"/>
              </w:rPr>
            </w:r>
          </w:p>
          <w:p w:rsidR="00000000" w:rsidDel="00000000" w:rsidP="00000000" w:rsidRDefault="00000000" w:rsidRPr="00000000" w14:paraId="00000250">
            <w:pPr>
              <w:widowControl w:val="1"/>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memeriksa kelengkapan bukti pembayaran dan penggunaan seperti ATK, BBM, dan biaya operasional lainnya.</w:t>
            </w:r>
          </w:p>
          <w:p w:rsidR="00000000" w:rsidDel="00000000" w:rsidP="00000000" w:rsidRDefault="00000000" w:rsidRPr="00000000" w14:paraId="00000251">
            <w:pPr>
              <w:widowControl w:val="1"/>
              <w:numPr>
                <w:ilvl w:val="0"/>
                <w:numId w:val="80"/>
              </w:numPr>
              <w:spacing w:after="120" w:line="240" w:lineRule="auto"/>
              <w:ind w:left="300" w:hanging="360"/>
              <w:rPr/>
            </w:pPr>
            <w:r w:rsidDel="00000000" w:rsidR="00000000" w:rsidRPr="00000000">
              <w:rPr>
                <w:rFonts w:ascii="Calibri" w:cs="Calibri" w:eastAsia="Calibri" w:hAnsi="Calibri"/>
                <w:rtl w:val="0"/>
              </w:rPr>
              <w:t xml:space="preserve">Mampu memverifikasi Jadwal Perawatan Rutin dan perpanjangan STNK kendaraan dinas operasional kantor.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5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alur pemrosesan SPPD, mengelola alokasi pengeluaran ATK unit kerja, serta menyusun rekapitulasi beban operasional perkantoran secara akurat.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5">
            <w:pPr>
              <w:widowControl w:val="1"/>
              <w:numPr>
                <w:ilvl w:val="0"/>
                <w:numId w:val="5"/>
              </w:numPr>
              <w:spacing w:after="120" w:line="240" w:lineRule="auto"/>
              <w:ind w:left="300" w:hanging="360"/>
              <w:rPr/>
            </w:pPr>
            <w:r w:rsidDel="00000000" w:rsidR="00000000" w:rsidRPr="00000000">
              <w:rPr>
                <w:rFonts w:ascii="Calibri" w:cs="Calibri" w:eastAsia="Calibri" w:hAnsi="Calibri"/>
                <w:rtl w:val="0"/>
              </w:rPr>
              <w:t xml:space="preserve">Mampu mengelola penerbitan tiket, akomodasi, dan uang harian perjalanan dinas pegawai secara independen.</w:t>
            </w:r>
            <w:r w:rsidDel="00000000" w:rsidR="00000000" w:rsidRPr="00000000">
              <w:rPr>
                <w:rtl w:val="0"/>
              </w:rPr>
            </w:r>
          </w:p>
          <w:p w:rsidR="00000000" w:rsidDel="00000000" w:rsidP="00000000" w:rsidRDefault="00000000" w:rsidRPr="00000000" w14:paraId="00000256">
            <w:pPr>
              <w:widowControl w:val="1"/>
              <w:numPr>
                <w:ilvl w:val="0"/>
                <w:numId w:val="5"/>
              </w:numPr>
              <w:spacing w:after="120" w:line="240" w:lineRule="auto"/>
              <w:ind w:left="300" w:hanging="360"/>
              <w:rPr/>
            </w:pPr>
            <w:r w:rsidDel="00000000" w:rsidR="00000000" w:rsidRPr="00000000">
              <w:rPr>
                <w:rFonts w:ascii="Calibri" w:cs="Calibri" w:eastAsia="Calibri" w:hAnsi="Calibri"/>
                <w:rtl w:val="0"/>
              </w:rPr>
              <w:t xml:space="preserve">Mampu mengendalikan distribusi persediaan ATK dan kebutuhan umum harian unit kerja secara teratur.</w:t>
            </w:r>
            <w:r w:rsidDel="00000000" w:rsidR="00000000" w:rsidRPr="00000000">
              <w:rPr>
                <w:rtl w:val="0"/>
              </w:rPr>
            </w:r>
          </w:p>
          <w:p w:rsidR="00000000" w:rsidDel="00000000" w:rsidP="00000000" w:rsidRDefault="00000000" w:rsidRPr="00000000" w14:paraId="00000257">
            <w:pPr>
              <w:widowControl w:val="1"/>
              <w:numPr>
                <w:ilvl w:val="0"/>
                <w:numId w:val="5"/>
              </w:numPr>
              <w:spacing w:after="120" w:line="240" w:lineRule="auto"/>
              <w:ind w:left="300" w:hanging="360"/>
              <w:rPr/>
            </w:pPr>
            <w:r w:rsidDel="00000000" w:rsidR="00000000" w:rsidRPr="00000000">
              <w:rPr>
                <w:rFonts w:ascii="Calibri" w:cs="Calibri" w:eastAsia="Calibri" w:hAnsi="Calibri"/>
                <w:rtl w:val="0"/>
              </w:rPr>
              <w:t xml:space="preserve">Mampu menyusun laporan rekapitulasi biaya operasional rutin (BBM, pemeliharaan kendaraan, ATK) bulanan.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5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biaya administrasi operasional kantor, mengevaluasi rasio penggunaan kendaraan operasional, serta mengendalikan risiko pemborosan anggaran rutin.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B">
            <w:pPr>
              <w:widowControl w:val="1"/>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efisiensi penggunaan biaya perjalanan dinas dan BBM kendaraan operasional bank.</w:t>
            </w:r>
            <w:r w:rsidDel="00000000" w:rsidR="00000000" w:rsidRPr="00000000">
              <w:rPr>
                <w:rtl w:val="0"/>
              </w:rPr>
            </w:r>
          </w:p>
          <w:p w:rsidR="00000000" w:rsidDel="00000000" w:rsidP="00000000" w:rsidRDefault="00000000" w:rsidRPr="00000000" w14:paraId="0000025C">
            <w:pPr>
              <w:widowControl w:val="1"/>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kelayakan dan rasio kebutuhan tambahan kendaraan dinas operasional.</w:t>
            </w:r>
            <w:r w:rsidDel="00000000" w:rsidR="00000000" w:rsidRPr="00000000">
              <w:rPr>
                <w:rtl w:val="0"/>
              </w:rPr>
            </w:r>
          </w:p>
          <w:p w:rsidR="00000000" w:rsidDel="00000000" w:rsidP="00000000" w:rsidRDefault="00000000" w:rsidRPr="00000000" w14:paraId="0000025D">
            <w:pPr>
              <w:widowControl w:val="1"/>
              <w:numPr>
                <w:ilvl w:val="0"/>
                <w:numId w:val="11"/>
              </w:numPr>
              <w:spacing w:after="120" w:line="240" w:lineRule="auto"/>
              <w:ind w:left="300" w:hanging="360"/>
              <w:rPr/>
            </w:pPr>
            <w:r w:rsidDel="00000000" w:rsidR="00000000" w:rsidRPr="00000000">
              <w:rPr>
                <w:rFonts w:ascii="Calibri" w:cs="Calibri" w:eastAsia="Calibri" w:hAnsi="Calibri"/>
                <w:rtl w:val="0"/>
              </w:rPr>
              <w:t xml:space="preserve">Mampu menelaah ketidaksesuaian klaim pengeluaran administrasi serta merekomendasikan koreksinya.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5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administrasi perkantoran berbasis digital (</w:t>
            </w:r>
            <w:r w:rsidDel="00000000" w:rsidR="00000000" w:rsidRPr="00000000">
              <w:rPr>
                <w:rFonts w:ascii="Calibri" w:cs="Calibri" w:eastAsia="Calibri" w:hAnsi="Calibri"/>
                <w:i w:val="1"/>
                <w:iCs w:val="1"/>
                <w:rtl w:val="0"/>
              </w:rPr>
              <w:t xml:space="preserve">Digital General Affairs Administration System</w:t>
            </w:r>
            <w:r w:rsidDel="00000000" w:rsidR="00000000" w:rsidRPr="00000000">
              <w:rPr>
                <w:rFonts w:ascii="Calibri" w:cs="Calibri" w:eastAsia="Calibri" w:hAnsi="Calibri"/>
                <w:rtl w:val="0"/>
              </w:rPr>
              <w:t xml:space="preserve">) untuk mengoptimalkan efisiensi dan transparansi anggaran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1">
            <w:pPr>
              <w:widowControl w:val="1"/>
              <w:numPr>
                <w:ilvl w:val="0"/>
                <w:numId w:val="8"/>
              </w:numPr>
              <w:spacing w:after="120" w:line="240" w:lineRule="auto"/>
              <w:ind w:left="300" w:hanging="360"/>
              <w:rPr/>
            </w:pPr>
            <w:r w:rsidDel="00000000" w:rsidR="00000000" w:rsidRPr="00000000">
              <w:rPr>
                <w:rFonts w:ascii="Calibri" w:cs="Calibri" w:eastAsia="Calibri" w:hAnsi="Calibri"/>
                <w:rtl w:val="0"/>
              </w:rPr>
              <w:t xml:space="preserve">Mampu merancang alur otomatisasi administrasi operasional kantor (SPPD elektronik, e-ATK, e-Vehicle) yang terintegrasi.</w:t>
            </w:r>
            <w:r w:rsidDel="00000000" w:rsidR="00000000" w:rsidRPr="00000000">
              <w:rPr>
                <w:rtl w:val="0"/>
              </w:rPr>
            </w:r>
          </w:p>
          <w:p w:rsidR="00000000" w:rsidDel="00000000" w:rsidP="00000000" w:rsidRDefault="00000000" w:rsidRPr="00000000" w14:paraId="00000262">
            <w:pPr>
              <w:widowControl w:val="1"/>
              <w:numPr>
                <w:ilvl w:val="0"/>
                <w:numId w:val="8"/>
              </w:numPr>
              <w:spacing w:after="120" w:line="240" w:lineRule="auto"/>
              <w:ind w:left="300" w:hanging="360"/>
              <w:rPr/>
            </w:pPr>
            <w:r w:rsidDel="00000000" w:rsidR="00000000" w:rsidRPr="00000000">
              <w:rPr>
                <w:rFonts w:ascii="Calibri" w:cs="Calibri" w:eastAsia="Calibri" w:hAnsi="Calibri"/>
                <w:rtl w:val="0"/>
              </w:rPr>
              <w:t xml:space="preserve">Mampu merumuskan kebijakan efisiensi dan pembatasan biaya operasional umum (</w:t>
            </w:r>
            <w:r w:rsidDel="00000000" w:rsidR="00000000" w:rsidRPr="00000000">
              <w:rPr>
                <w:rFonts w:ascii="Calibri" w:cs="Calibri" w:eastAsia="Calibri" w:hAnsi="Calibri"/>
                <w:i w:val="1"/>
                <w:iCs w:val="1"/>
                <w:rtl w:val="0"/>
              </w:rPr>
              <w:t xml:space="preserve">operational expenditure policy</w:t>
            </w:r>
            <w:r w:rsidDel="00000000" w:rsidR="00000000" w:rsidRPr="00000000">
              <w:rPr>
                <w:rFonts w:ascii="Calibri" w:cs="Calibri" w:eastAsia="Calibri" w:hAnsi="Calibri"/>
                <w:rtl w:val="0"/>
              </w:rPr>
              <w:t xml:space="preserve">) di seluruh jaringan kantor Bank Sultra.</w:t>
            </w:r>
            <w:r w:rsidDel="00000000" w:rsidR="00000000" w:rsidRPr="00000000">
              <w:rPr>
                <w:rtl w:val="0"/>
              </w:rPr>
            </w:r>
          </w:p>
        </w:tc>
      </w:tr>
    </w:tbl>
    <w:p w:rsidR="00000000" w:rsidDel="00000000" w:rsidP="00000000" w:rsidRDefault="00000000" w:rsidRPr="00000000" w14:paraId="00000263">
      <w:pPr>
        <w:pStyle w:val="Heading3"/>
        <w:spacing w:after="80" w:before="280" w:line="300" w:lineRule="auto"/>
        <w:rPr>
          <w:rFonts w:ascii="Calibri" w:cs="Calibri" w:eastAsia="Calibri" w:hAnsi="Calibri"/>
          <w:color w:val="274e13"/>
          <w:sz w:val="24"/>
          <w:szCs w:val="24"/>
        </w:rPr>
      </w:pPr>
      <w:bookmarkStart w:colFirst="0" w:colLast="0" w:name="_heading=h.ybqst639fmgm" w:id="37"/>
      <w:bookmarkEnd w:id="37"/>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6" w:date="2026-10-19T02:24:53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CorSec akan koordinasi dengan Div. Perencanaan.</w:t>
      </w:r>
    </w:p>
  </w:comment>
  <w:comment w:author="Aditya Putri" w:id="7" w:date="2026-10-19T02:40:21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 Umum support kegiatan, seperti menyediakan akomodasi dan peralatan yang dibutuhkan untuk acara.</w:t>
      </w:r>
    </w:p>
  </w:comment>
  <w:comment w:author="Aditya Putri" w:id="0" w:date="2026-10-19T03:49:04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koordinasi dengan Div. perencanaan.</w:t>
      </w:r>
    </w:p>
  </w:comment>
  <w:comment w:author="Aditya Putri" w:id="1" w:date="2026-10-19T03:59:25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utama karena berkaitan "Tenaga Kerja" di Div. HCM.</w:t>
      </w:r>
    </w:p>
  </w:comment>
  <w:comment w:author="Aditya Putri" w:id="3" w:date="2026-10-20T04:06:0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Akan dibuatkan rekomendasi dari Global talent, terkait bidang pekerjaan Outsourcing yang beririsan antara Div. HC dan Div. Umum.</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Paralel. HC akan diskusi dengan Div. Umum dan Operasional, untuk diskusi dan memutuskan Kompetensi no. 10</w:t>
      </w:r>
    </w:p>
  </w:comment>
  <w:comment w:author="Aditya Putri" w:id="4" w:date="2026-10-20T04:06:00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Akan dibuatkan rekomendasi dari Global talent, terkait bidang pekerjaan Outsourcing yang beririsan antara Div. HC dan Div. Umum.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Paralel. HC akan diskusi dengan Div. Umum dan Operasional, untuk diskusi dan memutuskan Kompetensi no. 10</w:t>
      </w:r>
    </w:p>
  </w:comment>
  <w:comment w:author="Aditya Putri" w:id="5" w:date="2026-10-20T04:06:00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Akan dibuatkan rekomendasi dari Global talent, terkait bidang pekerjaan Outsourcing yang beririsan antara Div. HC dan Div. Umum.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Paralel. HC akan diskusi dengan Div. Umum dan Operasional, untuk diskusi dan memutuskan Kompetensi no. 10</w:t>
      </w:r>
    </w:p>
  </w:comment>
  <w:comment w:author="Aditya Putri" w:id="2" w:date="2026-10-19T06:31:39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sudah sesuai, tinggal menambahkan komponen tugas driver di setiap level.</w:t>
      </w:r>
    </w:p>
  </w:comment>
  <w:comment w:author="Aditya Putri" w:id="8" w:date="2026-10-19T01:56:31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HCM: perdin pusat eterbit di HC.</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Perdin di Cabang/capem diterbitkan masing2 di kantor cabang yang bersangkutan.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ATK: Umum</w:t>
      </w:r>
    </w:p>
  </w:comment>
  <w:comment w:author="Aditya Putri" w:id="9" w:date="2026-10-20T04:16:46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 diskusi dengan HC: Kompetensi CGA-19 beririsan antara Div. Umum dan Div.HC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5" w15:done="0"/>
  <w15:commentEx w15:paraId="00000266" w15:done="0"/>
  <w15:commentEx w15:paraId="00000267" w15:done="0"/>
  <w15:commentEx w15:paraId="00000268" w15:done="0"/>
  <w15:commentEx w15:paraId="0000026B" w15:done="0"/>
  <w15:commentEx w15:paraId="0000026E" w15:done="0"/>
  <w15:commentEx w15:paraId="00000271" w15:done="0"/>
  <w15:commentEx w15:paraId="00000272" w15:done="0"/>
  <w15:commentEx w15:paraId="00000276" w15:done="0"/>
  <w15:commentEx w15:paraId="00000277" w15:paraIdParent="000002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a" w:customStyle="1">
    <w:basedOn w:val="TableNormal7"/>
    <w:tblPr>
      <w:tblStyleRowBandSize w:val="1"/>
      <w:tblStyleColBandSize w:val="1"/>
    </w:tblPr>
  </w:style>
  <w:style w:type="table" w:styleId="a0" w:customStyle="1">
    <w:basedOn w:val="TableNormal7"/>
    <w:tblPr>
      <w:tblStyleRowBandSize w:val="1"/>
      <w:tblStyleColBandSize w:val="1"/>
    </w:tblPr>
  </w:style>
  <w:style w:type="table" w:styleId="a1" w:customStyle="1">
    <w:basedOn w:val="TableNormal7"/>
    <w:tblPr>
      <w:tblStyleRowBandSize w:val="1"/>
      <w:tblStyleColBandSize w:val="1"/>
    </w:tblPr>
  </w:style>
  <w:style w:type="table" w:styleId="a2" w:customStyle="1">
    <w:basedOn w:val="TableNormal7"/>
    <w:tblPr>
      <w:tblStyleRowBandSize w:val="1"/>
      <w:tblStyleColBandSize w:val="1"/>
    </w:tblPr>
  </w:style>
  <w:style w:type="table" w:styleId="a3" w:customStyle="1">
    <w:basedOn w:val="TableNormal7"/>
    <w:tblPr>
      <w:tblStyleRowBandSize w:val="1"/>
      <w:tblStyleColBandSize w:val="1"/>
    </w:tblPr>
  </w:style>
  <w:style w:type="table" w:styleId="a4" w:customStyle="1">
    <w:basedOn w:val="TableNormal7"/>
    <w:tblPr>
      <w:tblStyleRowBandSize w:val="1"/>
      <w:tblStyleColBandSize w:val="1"/>
    </w:tblPr>
  </w:style>
  <w:style w:type="table" w:styleId="a5" w:customStyle="1">
    <w:basedOn w:val="TableNormal7"/>
    <w:tblPr>
      <w:tblStyleRowBandSize w:val="1"/>
      <w:tblStyleColBandSize w:val="1"/>
    </w:tblPr>
  </w:style>
  <w:style w:type="table" w:styleId="a6" w:customStyle="1">
    <w:basedOn w:val="TableNormal7"/>
    <w:tblPr>
      <w:tblStyleRowBandSize w:val="1"/>
      <w:tblStyleColBandSize w:val="1"/>
    </w:tblPr>
  </w:style>
  <w:style w:type="table" w:styleId="a7" w:customStyle="1">
    <w:basedOn w:val="TableNormal7"/>
    <w:tblPr>
      <w:tblStyleRowBandSize w:val="1"/>
      <w:tblStyleColBandSize w:val="1"/>
    </w:tblPr>
  </w:style>
  <w:style w:type="table" w:styleId="a8" w:customStyle="1">
    <w:basedOn w:val="TableNormal7"/>
    <w:tblPr>
      <w:tblStyleRowBandSize w:val="1"/>
      <w:tblStyleColBandSize w:val="1"/>
    </w:tblPr>
  </w:style>
  <w:style w:type="table" w:styleId="a9" w:customStyle="1">
    <w:basedOn w:val="TableNormal7"/>
    <w:tblPr>
      <w:tblStyleRowBandSize w:val="1"/>
      <w:tblStyleColBandSize w:val="1"/>
    </w:tblPr>
  </w:style>
  <w:style w:type="table" w:styleId="aa" w:customStyle="1">
    <w:basedOn w:val="TableNormal7"/>
    <w:tblPr>
      <w:tblStyleRowBandSize w:val="1"/>
      <w:tblStyleColBandSize w:val="1"/>
    </w:tblPr>
  </w:style>
  <w:style w:type="table" w:styleId="ab" w:customStyle="1">
    <w:basedOn w:val="TableNormal7"/>
    <w:tblPr>
      <w:tblStyleRowBandSize w:val="1"/>
      <w:tblStyleColBandSize w:val="1"/>
    </w:tblPr>
  </w:style>
  <w:style w:type="table" w:styleId="ac" w:customStyle="1">
    <w:basedOn w:val="TableNormal7"/>
    <w:tblPr>
      <w:tblStyleRowBandSize w:val="1"/>
      <w:tblStyleColBandSize w:val="1"/>
    </w:tblPr>
  </w:style>
  <w:style w:type="table" w:styleId="ad" w:customStyle="1">
    <w:basedOn w:val="TableNormal7"/>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F389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F3895"/>
    <w:rPr>
      <w:rFonts w:ascii="Segoe UI" w:cs="Segoe UI" w:hAnsi="Segoe UI"/>
      <w:sz w:val="18"/>
      <w:szCs w:val="18"/>
    </w:r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table" w:styleId="affffffff7" w:customStyle="1">
    <w:basedOn w:val="TableNormal"/>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tblPr>
      <w:tblStyleRowBandSize w:val="1"/>
      <w:tblStyleColBandSize w:val="1"/>
    </w:tblPr>
  </w:style>
  <w:style w:type="table" w:styleId="afffffffff0" w:customStyle="1">
    <w:basedOn w:val="TableNormal"/>
    <w:tblPr>
      <w:tblStyleRowBandSize w:val="1"/>
      <w:tblStyleColBandSize w:val="1"/>
    </w:tblPr>
  </w:style>
  <w:style w:type="table" w:styleId="afffffffff1" w:customStyle="1">
    <w:basedOn w:val="TableNormal"/>
    <w:tblPr>
      <w:tblStyleRowBandSize w:val="1"/>
      <w:tblStyleColBandSize w:val="1"/>
    </w:tblPr>
  </w:style>
  <w:style w:type="table" w:styleId="afffffffff2" w:customStyle="1">
    <w:basedOn w:val="TableNormal"/>
    <w:tblPr>
      <w:tblStyleRowBandSize w:val="1"/>
      <w:tblStyleColBandSize w:val="1"/>
    </w:tblPr>
  </w:style>
  <w:style w:type="table" w:styleId="afffffffff3" w:customStyle="1">
    <w:basedOn w:val="TableNormal"/>
    <w:tblPr>
      <w:tblStyleRowBandSize w:val="1"/>
      <w:tblStyleColBandSize w:val="1"/>
    </w:tblPr>
  </w:style>
  <w:style w:type="table" w:styleId="afffffffff4" w:customStyle="1">
    <w:basedOn w:val="TableNormal"/>
    <w:tblPr>
      <w:tblStyleRowBandSize w:val="1"/>
      <w:tblStyleColBandSize w:val="1"/>
    </w:tblPr>
  </w:style>
  <w:style w:type="table" w:styleId="afffffffff5" w:customStyle="1">
    <w:basedOn w:val="TableNormal"/>
    <w:tblPr>
      <w:tblStyleRowBandSize w:val="1"/>
      <w:tblStyleColBandSize w:val="1"/>
    </w:tblPr>
  </w:style>
  <w:style w:type="table" w:styleId="afffffffff6" w:customStyle="1">
    <w:basedOn w:val="TableNormal"/>
    <w:tblPr>
      <w:tblStyleRowBandSize w:val="1"/>
      <w:tblStyleColBandSize w:val="1"/>
    </w:tblPr>
  </w:style>
  <w:style w:type="paragraph" w:styleId="ListParagraph">
    <w:name w:val="List Paragraph"/>
    <w:basedOn w:val="Normal"/>
    <w:uiPriority w:val="34"/>
    <w:qFormat w:val="1"/>
    <w:rsid w:val="0039700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Do2cIBYMV975iEsGXll+uqMVw==">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2026-09-30T15:16:00Z</dcterms:created>
  <dc:creator>Anna</dc:creator>
</cp:coreProperties>
</file>