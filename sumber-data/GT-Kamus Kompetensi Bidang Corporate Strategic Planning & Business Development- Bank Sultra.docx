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274e13"/>
          <w:sz w:val="40"/>
          <w:szCs w:val="40"/>
          <w:rtl w:val="0"/>
        </w:rPr>
        <w:t xml:space="preserve">KAMUS KOMPETENSI BIDANG CORPORATE STRATEGIC PLANNING &amp; BUSINESS DEVELOPMENT (SPB)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(SPB-01) Penyusunan Rencana Bisnis Bank (RBB)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(SPB-02) Eksekusi Rencana Bisnis Bank (RBB)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strike w:val="1"/>
          <w:color w:val="274e13"/>
        </w:rPr>
      </w:pPr>
      <w:r w:rsidDel="00000000" w:rsidR="00000000" w:rsidRPr="00000000">
        <w:rPr>
          <w:rFonts w:ascii="Calibri" w:cs="Calibri" w:eastAsia="Calibri" w:hAnsi="Calibri"/>
          <w:strike w:val="1"/>
          <w:color w:val="274e13"/>
          <w:rtl w:val="0"/>
        </w:rPr>
        <w:t xml:space="preserve">(SPB-03) Evaluasi &amp; Reviu Rencana Bisnis Bank (RBB) &gt; 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di take out sudah tercover SPB-14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(SPB-04) Formulasi Strategi Korporasi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(SPB-05) Analisis Lingkungan Bisnis &gt; L-5 belum selesai dibahas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(SPB-06) Pengembangan Model Bisnis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(SPB-07) Melakukan Studi Kelayakan Bisnis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(SPB-08) Peningkatan Proses Bisnis (Business Process Improvement)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(SPB-09) Riset &amp; Analisis Bisnis Korporasi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(SPB-10) Perencanaan &amp; Pengembangan Jaringan Kantor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(SPB-11) Evaluasi Kemitraan Strategis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(SPB-12) Perancangan Skema Bisnis &amp; Kemitraan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(SPB-13) Penyusunan Studi Kelayakan Investasi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(SPB-14) Bisnis Performance Bisnis &amp; Portofolio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120" w:line="240" w:lineRule="auto"/>
        <w:ind w:left="714" w:hanging="430"/>
        <w:rPr>
          <w:rFonts w:ascii="Calibri" w:cs="Calibri" w:eastAsia="Calibri" w:hAnsi="Calibri"/>
          <w:color w:val="ff0000"/>
          <w:u w:val="none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(SPB-15) Penyusunan dan Pelaporan Rencana Aksi Keuangan Berkelanjutan (RAKB)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274e13"/>
          <w:sz w:val="26"/>
          <w:szCs w:val="26"/>
        </w:rPr>
      </w:pPr>
      <w:bookmarkStart w:colFirst="0" w:colLast="0" w:name="_heading=h.bu67gqvivqui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SPB-01: Penyusunan Rencana Bisnis Bank (RBB)</w:t>
      </w:r>
    </w:p>
    <w:sdt>
      <w:sdtPr>
        <w:id w:val="1747189192"/>
        <w:tag w:val="goog_rdk_0"/>
      </w:sdtPr>
      <w:sdtContent>
        <w:p w:rsidR="00000000" w:rsidDel="00000000" w:rsidP="00000000" w:rsidRDefault="00000000" w:rsidRPr="00000000" w14:paraId="00000022">
          <w:pPr>
            <w:spacing w:after="200" w:line="300" w:lineRule="auto"/>
            <w:rPr>
              <w:ins w:author="" w:id="0"/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Definisi: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Kemampuan mengoordinasikan dan menyusun dokumen Rencana Bisnis Bank (RBB) dan Rencana Kerja dan Anggaran Bank (RKAB) Bank Sultra yang komprehensif, realistis, serta selaras dengan ketentuan regulator dan </w:t>
          </w:r>
          <w:r w:rsidDel="00000000" w:rsidR="00000000" w:rsidRPr="00000000">
            <w:rPr>
              <w:rFonts w:ascii="Calibri" w:cs="Calibri" w:eastAsia="Calibri" w:hAnsi="Calibri"/>
              <w:i w:val="1"/>
              <w:iCs w:val="1"/>
              <w:rtl w:val="0"/>
            </w:rPr>
            <w:t xml:space="preserve">Risk Appetite Statement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.</w:t>
          </w:r>
          <w:ins w:author="" w:id="0">
            <w:r w:rsidDel="00000000" w:rsidR="00000000" w:rsidRPr="00000000">
              <w:rPr>
                <w:rtl w:val="0"/>
              </w:rPr>
            </w:r>
          </w:ins>
        </w:p>
      </w:sdtContent>
    </w:sdt>
    <w:p w:rsidR="00000000" w:rsidDel="00000000" w:rsidP="00000000" w:rsidRDefault="00000000" w:rsidRPr="00000000" w14:paraId="00000023">
      <w:pPr>
        <w:spacing w:after="20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regulasi, format baku, dan mengumpulkan data dasar historis yang dibutuhkan untuk penyusunan RBB/RKAB Bank Sultra.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data historis keuangan dan operasional dari berbagai divisi dan cabang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ketentuan/regulasi terbaru dari OJK dan Bank Indonesia terkait penyusunan RBB.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struktur penyusunan target bisnis, proyeksi keuangan sederhana, serta memverifikasi kesesuaian data input RBB dari unit kerja</w:t>
            </w:r>
            <w:r w:rsidDel="00000000" w:rsidR="00000000" w:rsidRPr="00000000">
              <w:rPr>
                <w:rFonts w:ascii="Calibri" w:cs="Calibri" w:eastAsia="Calibri" w:hAnsi="Calibri"/>
                <w:color w:val="38761d"/>
                <w:rtl w:val="0"/>
              </w:rPr>
              <w:t xml:space="preserve">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memverifikasi konsistensi data usulan RBB dari unit kerja cabang maupun kantor pusat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laporan Bab RBB/RKAB sesuai dengan format dan kerangka yang ditetapkan regulator.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metodologi penyusunan RBB, merumuskan proyeksi neraca, laba-rugi, CAR, likuiditas, serta menyelaraskannya dengan batasan risiko yang bisa diterima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 appetite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bank.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proyeksi keuangan bank (neraca, laba-rugi, rasio kecukupan modal/CAR, dan likuiditas) secara realistis.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menyelaraskan target pertumbuhan bisnis dalam RBB dengan batasan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 Appetite Statement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Bank Sultra.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ketepatan asumsi makroekonomi, menguji ketahanan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stress testing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proyeksi bisnis, serta mengevaluasi kelayakan keseluruhan draf RBB korporasi.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menentukan dampak perubahan asumsi makro ekonomi dan kebijakan moneter terhadap target portofolio bisnis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memastikan konsistensi rencana strategis direktorat ke dalam target kuantitatif RBB secara komprehensif.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Merancang arsitektur strategi jangka panjang dan kerangka penyusunan RBB yang adaptif terhadap disrupsi industri perbankan regional maupun nasional serta memperkuat posisi kompetitif Bank Sultra.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metodologi penyusunan RBB terintegrasi yang mengakomodasi ekspansi bisnis berkelanjutan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memimpin penyusunan dokumen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Corporate Plan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jangka panjang yang disetujui oleh Direksi dan OJK.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1v7gqtm34o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SBP-02: Eksekusi Rencana Bisnis Bank (RBB)</w:t>
      </w:r>
    </w:p>
    <w:p w:rsidR="00000000" w:rsidDel="00000000" w:rsidP="00000000" w:rsidRDefault="00000000" w:rsidRPr="00000000" w14:paraId="0000003F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menjabarkan, mengoordinasikan, dan menggerakkan seluruh fungsi organisasi Bank Sultra untuk mengimplementasikan Rencana Bisnis Bank (RBB) dan Rencana Kerja dan Anggaran Bank (RKAB) secara efektif.</w:t>
      </w:r>
    </w:p>
    <w:tbl>
      <w:tblPr>
        <w:tblStyle w:val="Table2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3159"/>
        <w:gridCol w:w="6201"/>
        <w:tblGridChange w:id="0">
          <w:tblGrid>
            <w:gridCol w:w="3159"/>
            <w:gridCol w:w="62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program kerja operasional dan target sasaran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goal setting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tertuang dalam dokumen RBB/RKAB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3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daftar program kerja dan target kuantitatif unit kerja dari dokumen RBB yang berlaku.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pembagian jadwal pelaksanaan program kerja strategis di lingkup internal divisi.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tata cara penerjemahan program kerja strategis ke dalam bentuk instruksi pelaksanaan bagi unit kerja operasional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menyiapkan dan mendistribusikan dokumen panduan pelaksanaan program RBB kepada kantor cabang/cabang pembantu.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menghimpun laporan kemajuan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progress report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pelaksanaan inisiatif strategis dari berbagai unit kerja.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Menerapkan strategi penurunan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cascading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target RBB ke dalam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Key Performance Indicators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(KPI) unit kerja serta mengoordinasikan implementasinya secara mandiri.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menjabarkan rencana strategis korporasi ke dalam KPI dan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goal setting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operasional hingga tingkat cabang dan unit kerja.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4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berkoordinasi lintas divisi untuk memastikan keselarasan operasional harian dengan target RBB Bank Sultra.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Menganalisis hambatan implementasi program kerja strategis, merumuskan solusi taktis, serta mengoptimalkan utilisasi sumber daya bank untuk pencapaian target.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menentukan akar permasalahan keterlambatan/kekurangan pencapaian target program strategis di unit kerja operasional.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5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merekomendasikan penyesuaian/solusi operasional praktis untuk mempercepat realisasi target bisnis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Merancang ekosistem eksekusi strategis berskala korporat yang memastikan sinergi optimal antara kantor pusat dan jaringan kantor Bank Sultra dalam merealisasikan visi jangka panjang.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kerangka kerja manajemen eksekusi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execution framework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program kerja strategis korporat yang akuntabel dan transparan.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mengkoordinir transformasi budaya kerja perusahaan dalam mendukung pencapaian RBB.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SPB-04: Formulasi Strategi Korporasi</w:t>
      </w:r>
    </w:p>
    <w:p w:rsidR="00000000" w:rsidDel="00000000" w:rsidP="00000000" w:rsidRDefault="00000000" w:rsidRPr="00000000" w14:paraId="0000005A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merumuskan arah kebijakan strategis jangka panjang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Corporate Plan)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serta menerjemahkan visi misi Bank Sultra menjadi inisiatif strategis yang berdaya saing tinggi di industri perbankan.</w:t>
      </w:r>
    </w:p>
    <w:tbl>
      <w:tblPr>
        <w:tblStyle w:val="Table3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30"/>
        <w:gridCol w:w="6130"/>
        <w:tblGridChange w:id="0">
          <w:tblGrid>
            <w:gridCol w:w="3230"/>
            <w:gridCol w:w="6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dokumen visi, misi, dan rencana strategis korporasi Bank Sultra yang sedang berjalan.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menentukan dan menjelaskan sasaran strategis jangka menengah dan panjang yang ditetapkan oleh Direksi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literatur atau referensi terbaik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best practices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perumusan strategi perbankan.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kerangka analisis strategis dasar (seperti analisis SWOT) dan membantu penyusunan kerangka kerja inisiatif korporasi.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matriks SWOT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Strengths, Weaknesses, Opportunities, Threats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berdasarkan kondisi profil internal dan eksternal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mendokumentasikan hasil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Focus Group Discussion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(FGD) perumusan strategi bisnis antar divisi dan unit kerja.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metodologi formulasi strategi korporasi secara mandiri, merancang peta strategi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strategy map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), serta menyelaraskan inisiatif strategis dengan kapasitas sumber daya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merumuskan peta strategi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strategy map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korporasi yang menghubungkan aspek finansial, nasabah, proses internal, serta pembelajaran dan pertumbuhan.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dokumen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Corporate Plan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Bank Sultra secara terstruktur dan komprehensif.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kompleksitas lanskap kompetitif perbankan regional, mengevaluasi keselarasan portofolio bisnis dengan arah strategis, serta merumuskan opsi transformasi bisnis.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dan menentukan keunggulan kompetitif Bank Sultra menghadapi persaingan perbankan regional dan nasional.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melakukan penyesuaian usulan strategis dari berbagai unit kerja agar selaras dengan arah kebijakan jangka panjang Direksi.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Memimpin perumusan visi transformatif dan arah strategis disruptif bagi Bank Sultra untuk menjadi bank pembangunan daerah yang terdepan, kuat, dan berkelanjutan.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5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grand strategy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korporasi jangka panjang yang mengubah lanskap bisnis Bank Sultra secara struktural.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5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memberikan rekomendasi strategis (bagi Dewan Komisaris dan Direksi dalam pengambilan keputusan korporat bernilai strategis tinggi.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16"/>
          <w:szCs w:val="16"/>
        </w:rPr>
      </w:pPr>
      <w:bookmarkStart w:colFirst="0" w:colLast="0" w:name="_heading=h.i890m13n9y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SPB-05: Analisis Lingkungan Bisnis</w:t>
      </w:r>
    </w:p>
    <w:p w:rsidR="00000000" w:rsidDel="00000000" w:rsidP="00000000" w:rsidRDefault="00000000" w:rsidRPr="00000000" w14:paraId="00000077">
      <w:pPr>
        <w:spacing w:after="20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mengidentifikasi, mengumpulkan, dan menganalisis dinamika makroekonomi, kebijakan moneter, regulasi perbankan, serta tren industri perbankan domestik dan global untuk menghasilkan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economic advice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bagi bank yang akurat.</w:t>
      </w:r>
    </w:p>
    <w:tbl>
      <w:tblPr>
        <w:tblStyle w:val="Table4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sumber data indikator ekonomi makro, publikasi Bank Indonesia, OJK, dan berita industri perbankan.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38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mengunduh dan mengarsipkan data suku bunga acuan, inflasi, dan pertumbuhan PDB regional maupun nasional.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38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berita atau artikel terkait perkembangan industri perbankan terkini.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korelasi antara indikator ekonomi makro dengan kinerja bisnis perbankan secara umum serta menyusun ringkasan informasi pasar.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39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merangkum laporan perekonomian regional Sulawesi Tenggara dan nasional secara berkala.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39"/>
              </w:numPr>
              <w:spacing w:after="100" w:line="240" w:lineRule="auto"/>
              <w:ind w:left="3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membuat ulasan perbandingan antara asumsi-asumsi ekonomi makro yang digunakan bank dengan indikator ekonomi makro dari laporan perekonomian regional yang terkini.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39"/>
              </w:numPr>
              <w:spacing w:after="100" w:line="240" w:lineRule="auto"/>
              <w:ind w:left="30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memastikan validitas data dari sumber laporan perekonomian regional.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Menerapkan teknik analisis lingkungan bisnis (PESTEL, Analisis Industri), menyusun kajian ekonomi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economic advice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), serta memetakan peluang dan ancaman pasar.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85.0" w:type="dxa"/>
              <w:left w:w="102.0" w:type="dxa"/>
              <w:bottom w:w="85.0" w:type="dxa"/>
              <w:right w:w="102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0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58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kajian kondisi ekonomi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economic advice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yang mendukung pengembangan bisnis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58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menganalisis tren suku bunga, likuiditas pasar, dan arah kebijakan moneter terhadap proyeksi bisnis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Menganalisis dampak strategis perubahan regulasi kompleks dan tren disrupsi teknologi keuangan terhadap posisi tawar Bank Sultra di pasar regional.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6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risiko-risiko sistemik dan peluang pasar yang dipengaruhi pergeseran perilaku nasabah serta tren digital banking.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6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memproyeksikan skenario pergerakan industri perbankan daerah dalam jangka pendek dan menengah.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66"/>
              </w:numPr>
              <w:spacing w:after="100" w:line="240" w:lineRule="auto"/>
              <w:ind w:left="30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memeriksa dampak perubahan ketentuan regulator terhadap proses bisnis bank.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sdt>
              <w:sdtPr>
                <w:id w:val="-121266037"/>
                <w:tag w:val="goog_rdk_1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Mempelopori pembentukan kecerdasan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business intelligence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makro yang proaktif memprediksi pergeseran ekonomi regional dan merumuskan skenario mitigasi strategis level makro.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6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metodologi riset makro ekonomi tingkat lanjut yang diadopsi sebagai acuan kebijakan strategis korporasi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6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merepresentasikan bank dalam forum strategis tingkat regional/nasional terkait kajian ekonomi dan perbankan daerah.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l8flt1ke285q" w:id="3"/>
      <w:bookmarkEnd w:id="3"/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146599751"/>
          <w:tag w:val="goog_rdk_2"/>
        </w:sdtPr>
        <w:sdtContent>
          <w:commentRangeStart w:id="1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SPB-06: Pengembangan Model Bisnis</w:t>
      </w:r>
    </w:p>
    <w:p w:rsidR="00000000" w:rsidDel="00000000" w:rsidP="00000000" w:rsidRDefault="00000000" w:rsidRPr="00000000" w14:paraId="00000095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merancang, mengevaluasi, dan memperbaharui model bisnis perbankan Bank Sultra agar relevan dengan kebutuhan pasar, efisien secara biaya, dan menghasilkan sumber pendapatan baru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revenue streams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).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096"/>
        <w:gridCol w:w="6264"/>
        <w:tblGridChange w:id="0">
          <w:tblGrid>
            <w:gridCol w:w="3096"/>
            <w:gridCol w:w="62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komponen dasar model bisnis perbankan konvensional maupun digital yang berlaku di industri.</w:t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6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menyebutkan elemen-elemen utama dalam struktur pendapatan dan biaya Bank Sultra saat ini.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6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menghimpun dan menyajikan referensi model bisnis inovatif dari institusi keuangan lain.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pemetaan alur nilai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value proposition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produk dan layanan eksisting terhadap segmen nasabah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mendokumentasikan profil segmen nasabah utama (segmen konsumer, mikro, menengah, komersial dan korporasi)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membantu penyusunan kanvas model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business model canvas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untuk inisiatif layanan/produk baru.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desain model bisnis baru yang adaptif, mengoptimalkan struktur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Fee Based Income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(FBI), serta mengevaluasi efisiensi rantai nilai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value chain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produk.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alternatif model bisnis untuk ekspansi produk pembiayaan atau layanan digital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1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menganalisis dan menentukan tingkat efektivitas bauran pendapatan bunga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interest income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non-bunga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fee-based income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kelayakan transisi model bisnis konvensional menuju model hibrida atau digital ekosistem yang berkelanjutan dan bernilai tambah tinggi.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dan menyimpulkan risiko-risiko strategis dan operasional dari penerapan model bisnis baru (hibrida atau digital ekosistem) yang berkelanjutan dan bernilai tambah tinggi sebelum diimplementasikan.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merekomendasikan restrukturisasi lini bisnis yang kurang produktif untuk mengoptimalisasi profitabilitas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Mengkoordinir inovasi model bisnis yang mentransformasi Bank Sultra menjadi lokomotif pertumbuhan ekonomi daerah berbasis digital dan inklusi keuangan yang kuat.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arsitektur model bisnis ekosistem perbankan daerah yang mengintegrasikan layanan keuangan dengan sektor riil dan pemerintah daerah.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menetapkan standar cetak biru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blueprint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inovasi model bisnis korporasi jangka panjang.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bookmarkStart w:colFirst="0" w:colLast="0" w:name="_heading=h.b63dxcyrkv0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SPB-07: Melakukan Studi Kelayakan Bisnis</w:t>
      </w:r>
    </w:p>
    <w:p w:rsidR="00000000" w:rsidDel="00000000" w:rsidP="00000000" w:rsidRDefault="00000000" w:rsidRPr="00000000" w14:paraId="000000B2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menyusun, menganalisis, dan mengevaluasi kelayakan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feasibility study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secara komprehensif dari aspek pasar, teknis, legal, manajemen, dan finansial untuk setiap inisiatif ekspansi bisnis baru.</w:t>
      </w:r>
    </w:p>
    <w:tbl>
      <w:tblPr>
        <w:tblStyle w:val="Table6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60"/>
        <w:gridCol w:w="6200"/>
        <w:tblGridChange w:id="0">
          <w:tblGrid>
            <w:gridCol w:w="3160"/>
            <w:gridCol w:w="6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komponen dasar penyusunan studi kelayakan dan format dokumen evaluasi proyek bisnis.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1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menyajikan data pendukung pasar dan demografi untuk proposal proyek bisnis.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1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mencatat dan menyajikan parameter finansial dasar (seperti estimasi biaya awal dan proyeksi pendapatan sederhana).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metodologi perhitungan finansial dasar (NPV, IRR, Payback Period) serta melakukan verifikasi data pendukung studi kelayakan.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menghitung indikator kelayakan finansial dasar suatu usulan proyek atau pembukaan layanan baru.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6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draf laporan analisis aspek pasar dan persaingan dalam proposal studi kelayakan.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penyusunan dokumen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Feasibility Study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secara mandiri dan utuh mencakup analisis komersial, operasional, finansial, serta kepatuhan regulasi.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studi kelayakan komersial dan finansial secara lengkap untuk inisiatif bisnis baru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analisis sensitivitas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sensitivity analysis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terhadap asumsi-asumsi utama dalam studi kelayakan proyek.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Menganalisis tingkat risiko investasi berskala besar, mengevaluasi kelayakan proyek strategis lintas divisi, serta memberikan rekomendasi keputusan investasi yang objektif kepada Direksi.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kelemahan asumsi dan potensi risiko tersembunyi dalam dokumen usulan studi kelayakan eksternal/internal.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mempresentasikan rekomendasi kelayakan proyek investasi yang dianggap bernilai material secara meyakinkan kepada Komite Manajemen.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Menetapkan standar metodologi dan pedoman tata kelola evaluasi kelayakan investasi korporat yang memastikan setiap alokasi modal memberikan imbal hasil optimal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risk-adjusted return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kebijakan baku tata kelola penilaian proyek investasi dan ekspansi bisnis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menjadi pengambil keputusan akhir dalam komite penilai kelayakan proyek strategis bank.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gs6z3qmjbf6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-90216520"/>
          <w:tag w:val="goog_rdk_3"/>
        </w:sdtPr>
        <w:sdtContent>
          <w:commentRangeStart w:id="2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SPB-08: Peningkatan Proses Bisnis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sz w:val="29"/>
          <w:szCs w:val="29"/>
          <w:rtl w:val="0"/>
        </w:rPr>
        <w:t xml:space="preserve">Business Process Improvement</w:t>
      </w:r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)</w:t>
      </w:r>
    </w:p>
    <w:p w:rsidR="00000000" w:rsidDel="00000000" w:rsidP="00000000" w:rsidRDefault="00000000" w:rsidRPr="00000000" w14:paraId="000000CE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mengidentifikasi alur kerja eksisting, menganalisis inefisiensi, serta merancang perbaikan proses bisnis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business process reengineering/improvement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) guna meningkatkan produktivitas, kecepatan layanan, dan mitigasi risiko operasional Bank Sultra.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63"/>
        <w:gridCol w:w="6197"/>
        <w:tblGridChange w:id="0">
          <w:tblGrid>
            <w:gridCol w:w="3163"/>
            <w:gridCol w:w="61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simbol dan cara membaca diagram alir proses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flowchart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serta Standar Operasional Prosedur (SOP) yang berlaku.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menggambar ulang alur proses kerja operasional eksisting berdasarkan wawancara atau dokumen SOP.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 dan menyebutkan titik-titik hambatan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bottlenecks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sederhana dalam kegiatan operasional harian unit kerja.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metode pemetaan proses kerja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process mapping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mengumpulkan data waktu siklus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cycle time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penyelesaian layanan.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memetakan alur proses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end-to-end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dari suatu layanan perbankan di unit kerja.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2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usulan perbaikan langkah kerja dan pencatatan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record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yang lebih ringkas dan efektif.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metode perbaikan proses bisnis terstruktur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Lean/Six Sigma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dasar), merancang SOP baru, serta mengeliminasi aktivitas nir-nilai tambah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waste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2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perbaikan alur proses bisnis yang mempercepat waktu layanan nasabah secara terukur.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2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berkoordinasi dengan bagian terkait untuk menyempurnakan draf Standar Operasional Prosedur (SOP) baru.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kompleksitas lintas fungsi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cross-functional processes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mengevaluasi dampak otomatisasi digital terhadap efisiensi proses, serta memimpin proyek rekayasa ulang proses bisnis.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2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rekayasa ulang proses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business process reengineering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untuk integrasi layanan berbasis digital.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efisiensi biaya operasional yang dihasilkan dari implementasi perbaikan proses bisnis.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Membudayakan pola pikir perbaikan berkelanjutan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continuous improvement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di seluruh lini organisasi Bank Sultra melalui transformasi proses berbasis digital penuh dan otomatisasi cerdas.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kerangka kerja transformasi proses operasional korporat berbasis digital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Digital Process Transformation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2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mengkoordinir program efisiensi operasional skala besar yang menghasilkan penghematan signifikan bagi Bank Sultra.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16"/>
          <w:szCs w:val="16"/>
        </w:rPr>
      </w:pPr>
      <w:bookmarkStart w:colFirst="0" w:colLast="0" w:name="_heading=h.f682to5b6m4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SPB-09: Riset &amp; Analisis Bisnis Korporasi</w:t>
      </w:r>
    </w:p>
    <w:p w:rsidR="00000000" w:rsidDel="00000000" w:rsidP="00000000" w:rsidRDefault="00000000" w:rsidRPr="00000000" w14:paraId="000000EA">
      <w:pPr>
        <w:spacing w:after="20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merancang, mengelola, dan mengeksekusi kajian riset pasar, perilaku nasabah, tren produk, serta riset strategis lainnya untuk mendukung pengambilan keputusan pengembangan bisnis Bank Sultra.</w:t>
      </w:r>
    </w:p>
    <w:tbl>
      <w:tblPr>
        <w:tblStyle w:val="Table8"/>
        <w:tblW w:w="9360.0" w:type="dxa"/>
        <w:jc w:val="left"/>
        <w:tblBorders>
          <w:top w:color="d3d3d3" w:space="0" w:sz="8" w:val="single"/>
          <w:left w:color="d3d3d3" w:space="0" w:sz="8" w:val="single"/>
          <w:bottom w:color="d3d3d3" w:space="0" w:sz="8" w:val="single"/>
          <w:right w:color="d3d3d3" w:space="0" w:sz="8" w:val="single"/>
          <w:insideH w:color="d3d3d3" w:space="0" w:sz="8" w:val="single"/>
          <w:insideV w:color="d3d3d3" w:space="0" w:sz="8" w:val="single"/>
        </w:tblBorders>
        <w:tblLayout w:type="fixed"/>
        <w:tblLook w:val="0600"/>
      </w:tblPr>
      <w:tblGrid>
        <w:gridCol w:w="3150"/>
        <w:gridCol w:w="6210"/>
        <w:tblGridChange w:id="0">
          <w:tblGrid>
            <w:gridCol w:w="3150"/>
            <w:gridCol w:w="6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B">
            <w:pPr>
              <w:spacing w:after="10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0EC">
            <w:pPr>
              <w:spacing w:after="10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metode pengumpulan data primer dan sekunder serta teknik penyusunan kuesioner survei sederhana.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ED">
            <w:pPr>
              <w:spacing w:after="10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42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daftar pertanyaan survei kepuasan atau kebutuhan nasabah sederhana.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42"/>
              </w:numPr>
              <w:spacing w:after="10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menghimpun dan menyajikan data sekunder dari publikasi terbuka untuk kebutuhan riset pasar.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0">
            <w:pPr>
              <w:spacing w:after="10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</w:rPr>
            </w:pPr>
            <w:sdt>
              <w:sdtPr>
                <w:id w:val="527239736"/>
                <w:tag w:val="goog_rdk_4"/>
              </w:sdtPr>
              <w:sdtContent>
                <w:commentRangeStart w:id="3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0F1">
            <w:pPr>
              <w:spacing w:after="100" w:line="240" w:lineRule="auto"/>
              <w:rPr>
                <w:rFonts w:ascii="Calibri" w:cs="Calibri" w:eastAsia="Calibri" w:hAnsi="Calibri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 Memahami teknik pengolahan data statistik dasar dan membantu pelaksanaan survei resmi yang melibatkan regulator atau pihak eksternal.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2">
            <w:pPr>
              <w:spacing w:after="10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55"/>
              </w:numPr>
              <w:spacing w:after="100" w:line="240" w:lineRule="auto"/>
              <w:ind w:left="30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mengelola dan memastikan kelancaran administrasi penerimaan hasil penelitian atau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  <w:rtl w:val="0"/>
              </w:rPr>
              <w:t xml:space="preserve">survey 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eksternal sesuai ketentuan kerahasiaan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55"/>
              </w:numPr>
              <w:spacing w:after="100" w:line="240" w:lineRule="auto"/>
              <w:ind w:left="30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mengolah data hasil survei menggunakan perangkat lunak pengolah data secara akurat.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</w:rPr>
            </w:pPr>
            <w:commentRangeEnd w:id="3"/>
            <w:r w:rsidDel="00000000" w:rsidR="00000000" w:rsidRPr="00000000">
              <w:commentReference w:id="3"/>
            </w:r>
            <w:sdt>
              <w:sdtPr>
                <w:id w:val="-561044121"/>
                <w:tag w:val="goog_rdk_5"/>
              </w:sdtPr>
              <w:sdtContent>
                <w:commentRangeStart w:id="4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0F6">
            <w:pPr>
              <w:spacing w:after="120" w:line="240" w:lineRule="auto"/>
              <w:rPr>
                <w:rFonts w:ascii="Calibri" w:cs="Calibri" w:eastAsia="Calibri" w:hAnsi="Calibri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 Menerapkan metodologi riset pasar dan kajian korporasi secara mandiri, menganalisis temuan data, serta menyajikan rekomendasi berbasis bukti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  <w:rtl w:val="0"/>
              </w:rPr>
              <w:t xml:space="preserve">evidence-based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).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7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numPr>
                <w:ilvl w:val="0"/>
                <w:numId w:val="43"/>
              </w:numPr>
              <w:spacing w:after="120" w:line="240" w:lineRule="auto"/>
              <w:ind w:left="30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merancang dan mengelola riset/kajian strategis bisnis untuk mendeteksi peluang pasar dan tren produk baru.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43"/>
              </w:numPr>
              <w:spacing w:after="120" w:line="240" w:lineRule="auto"/>
              <w:ind w:left="30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menyusun laporan hasil kajian riset korporasi secara sistematis dan mudah dipahami oleh manajemen.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</w:rPr>
            </w:pPr>
            <w:commentRangeEnd w:id="4"/>
            <w:r w:rsidDel="00000000" w:rsidR="00000000" w:rsidRPr="00000000">
              <w:commentReference w:id="4"/>
            </w:r>
            <w:sdt>
              <w:sdtPr>
                <w:id w:val="1908626459"/>
                <w:tag w:val="goog_rdk_6"/>
              </w:sdtPr>
              <w:sdtContent>
                <w:commentRangeStart w:id="5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0FB">
            <w:pPr>
              <w:spacing w:after="120" w:line="240" w:lineRule="auto"/>
              <w:rPr>
                <w:rFonts w:ascii="Calibri" w:cs="Calibri" w:eastAsia="Calibri" w:hAnsi="Calibri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 Menganalisis fenomena perilaku pasar yang kompleks melalui riset prediktif, mengevaluasi potensi pasar ceruk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  <w:rtl w:val="0"/>
              </w:rPr>
              <w:t xml:space="preserve">niche market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), serta merancang strategi penetrasi berbasis riset.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C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45"/>
              </w:numPr>
              <w:spacing w:after="120" w:line="240" w:lineRule="auto"/>
              <w:ind w:left="30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merancang desain riset pemasaran berskala besar untuk peluncuran produk atau ekspansi wilayah baru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45"/>
              </w:numPr>
              <w:spacing w:after="120" w:line="240" w:lineRule="auto"/>
              <w:ind w:left="300" w:hanging="360"/>
              <w:rPr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mengintegrasikan hasil riset strategis ke dalam dokumen perencanaan produk dan anggaran tahunan.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0F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</w:rPr>
            </w:pPr>
            <w:commentRangeEnd w:id="5"/>
            <w:r w:rsidDel="00000000" w:rsidR="00000000" w:rsidRPr="00000000">
              <w:commentReference w:id="5"/>
            </w:r>
            <w:sdt>
              <w:sdtPr>
                <w:id w:val="938277555"/>
                <w:tag w:val="goog_rdk_7"/>
              </w:sdtPr>
              <w:sdtContent>
                <w:commentRangeStart w:id="6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00">
            <w:pPr>
              <w:spacing w:after="120" w:line="240" w:lineRule="auto"/>
              <w:rPr>
                <w:rFonts w:ascii="Calibri" w:cs="Calibri" w:eastAsia="Calibri" w:hAnsi="Calibri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 Membangun pusat keunggulan riset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  <w:rtl w:val="0"/>
              </w:rPr>
              <w:t xml:space="preserve">research excellence center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) di dalam Bank Sultra yang menjadi rujukan inovasi produk dan strategi pengembangan pasar perbankan daerah.</w:t>
            </w:r>
          </w:p>
        </w:tc>
        <w:tc>
          <w:tcPr>
            <w:tcBorders>
              <w:top w:color="d3d3d3" w:space="0" w:sz="8" w:val="single"/>
              <w:left w:color="d3d3d3" w:space="0" w:sz="8" w:val="single"/>
              <w:bottom w:color="d3d3d3" w:space="0" w:sz="8" w:val="single"/>
              <w:right w:color="d3d3d3" w:space="0" w:sz="8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01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highlight w:val="yellow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1"/>
              </w:numPr>
              <w:spacing w:after="120" w:line="240" w:lineRule="auto"/>
              <w:ind w:left="270" w:hanging="360"/>
              <w:rPr>
                <w:rFonts w:ascii="Calibri" w:cs="Calibri" w:eastAsia="Calibri" w:hAnsi="Calibri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merancang ekosistem riset dan pengembangan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highlight w:val="yellow"/>
                <w:rtl w:val="0"/>
              </w:rPr>
              <w:t xml:space="preserve">R&amp;D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) produk perbankan yang berkelanjutan.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31"/>
              </w:numPr>
              <w:spacing w:after="120" w:line="240" w:lineRule="auto"/>
              <w:ind w:left="270" w:hanging="360"/>
              <w:rPr>
                <w:rFonts w:ascii="Calibri" w:cs="Calibri" w:eastAsia="Calibri" w:hAnsi="Calibri"/>
                <w:color w:val="274e13"/>
                <w:highlight w:val="yellow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highlight w:val="yellow"/>
                <w:rtl w:val="0"/>
              </w:rPr>
              <w:t xml:space="preserve">Mampu mempublikasikan kajian strategis perbankan daerah yang diakui di tingkat regional maupun nasional.</w:t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spacing w:after="80" w:before="360" w:line="276" w:lineRule="auto"/>
        <w:rPr>
          <w:rFonts w:ascii="Calibri" w:cs="Calibri" w:eastAsia="Calibri" w:hAnsi="Calibri"/>
          <w:sz w:val="29"/>
          <w:szCs w:val="29"/>
        </w:rPr>
      </w:pP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SPB-10: Perencanaan &amp; Pengembangan Jaringan Kantor</w:t>
      </w:r>
    </w:p>
    <w:p w:rsidR="00000000" w:rsidDel="00000000" w:rsidP="00000000" w:rsidRDefault="00000000" w:rsidRPr="00000000" w14:paraId="000001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merancang pemetaan wilayah, analisis potensi pasar regional, serta mengelola siklus perencanaan pembukaan, pemindahan, peningkatan status, atau penutupan jaringan kantor Bank Sultra secara efisien dan patuh regulasi.</w:t>
      </w:r>
    </w:p>
    <w:tbl>
      <w:tblPr>
        <w:tblStyle w:val="Table9"/>
        <w:tblW w:w="9360.0" w:type="dxa"/>
        <w:jc w:val="left"/>
        <w:tblBorders>
          <w:top w:color="d3d3d3" w:space="0" w:sz="6" w:val="single"/>
          <w:left w:color="d3d3d3" w:space="0" w:sz="6" w:val="single"/>
          <w:bottom w:color="d3d3d3" w:space="0" w:sz="6" w:val="single"/>
          <w:right w:color="d3d3d3" w:space="0" w:sz="6" w:val="single"/>
          <w:insideH w:color="d3d3d3" w:space="0" w:sz="6" w:val="single"/>
          <w:insideV w:color="d3d3d3" w:space="0" w:sz="6" w:val="single"/>
        </w:tblBorders>
        <w:tblLayout w:type="fixed"/>
        <w:tblLook w:val="0600"/>
      </w:tblPr>
      <w:tblGrid>
        <w:gridCol w:w="3159"/>
        <w:gridCol w:w="6201"/>
        <w:tblGridChange w:id="0">
          <w:tblGrid>
            <w:gridCol w:w="3159"/>
            <w:gridCol w:w="62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06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07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data sebaran jaringan kantor Bank Sultra (Kantor Pusat, Cabang, Capem, Kantor Kas) dan ketentuan administratif pelaporan jaringan.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08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49"/>
              </w:numPr>
              <w:spacing w:after="120" w:line="240" w:lineRule="auto"/>
              <w:ind w:left="295" w:hanging="357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menghimpun dan menyajikan data rekapitulasi jumlah dan status operasional seluruh kantor jaringan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4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mendokumentasikan arsip perizinan jaringan kantor yang diterbitkan oleh OJK/BI.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0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0C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kriteria geografis dan demografis dasar dalam penentuan lokasi kantor serta membantu evaluasi kinerja operasional jaringan eksisting.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0D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6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data kriteria geografis dan demografis dasar (seperti potensi ekonomi wilayah, kepadatan penduduk, dan jarak antar-kantor) untuk calon lokasi kantor.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6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membantu penyusunan dokumen administratif permohonan pembukaan/pemindahan kantor cabang/ layanan kepada regulator.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10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11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Menerapkan analisis potensi wilayah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territory mapping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), mengevaluasi tingkat produktivitas jaringan kantor, serta menyusun rencana pengembangan jaringan tahunan.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12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32"/>
              </w:numPr>
              <w:spacing w:after="120" w:line="240" w:lineRule="auto"/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pemetaan, pembukaan, pemindahan, atau peningkatan status jaringan kantor berdasarkan analisis potensi wilayah dan efisiensi operasional.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32"/>
              </w:numPr>
              <w:spacing w:after="120" w:line="240" w:lineRule="auto"/>
              <w:ind w:left="36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kajian kelayakan ekonomis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economic feasibility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atas usulan penambahan jaringan kantor cabang baru Bank Sultra.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1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16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Menganalisis optimalisasi portofolio jaringan fisik versus digital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phygital strategy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), mengevaluasi tingkat pengembalian modal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ROI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per kantor cabang, serta merumuskan strategi rasionalisasi jaringan.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17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4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mengevaluasi dan menyimpulkan tingkat kontribusi profitabilitas masing-masing kantor cabang dan cabang pembantu terhadap portofolio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40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merekomendasikan strategi relokasi atau konversi status kantor guna mencapai efisiensi biaya operasional yang optimal.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1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1B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Merancang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masterplan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penataan jaringan distribusi layanan perbankan jangka panjang Bank Sultra yang memadukan ekspansi fisik di wilayah potensial dan optimalisasi kanal digital secara terpadu.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57.0" w:type="dxa"/>
              <w:left w:w="102.0" w:type="dxa"/>
              <w:bottom w:w="57.0" w:type="dxa"/>
              <w:right w:w="102.0" w:type="dxa"/>
            </w:tcMar>
          </w:tcPr>
          <w:p w:rsidR="00000000" w:rsidDel="00000000" w:rsidP="00000000" w:rsidRDefault="00000000" w:rsidRPr="00000000" w14:paraId="0000011C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5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merancang cetak biru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masterplan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) ekspansi jaringan layanan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5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memimpin negosiasi strategis terkait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masterplan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penataan dan pengembangan jaringan dengan otoritas pengawas perbankan.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bookmarkStart w:colFirst="0" w:colLast="0" w:name="_heading=h.k77gzri8fj1l" w:id="7"/>
      <w:bookmarkEnd w:id="7"/>
      <w:sdt>
        <w:sdtPr>
          <w:id w:val="958953883"/>
          <w:tag w:val="goog_rdk_8"/>
        </w:sdtPr>
        <w:sdtContent>
          <w:commentRangeStart w:id="7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SPB-11: Evaluasi Kemitraan Strategis</w:t>
      </w:r>
    </w:p>
    <w:p w:rsidR="00000000" w:rsidDel="00000000" w:rsidP="00000000" w:rsidRDefault="00000000" w:rsidRPr="00000000" w14:paraId="00000120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mengidentifikasi, menganalisis, dan mengevaluasi kelayakan calon mitra strategis (seperti lembaga keuangan, institusi fintech,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e-commerce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, BUMD, atau instansi pemerintah) untuk memperluas penetrasi pasar Bank Sultra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.</w:t>
      </w:r>
    </w:p>
    <w:tbl>
      <w:tblPr>
        <w:tblStyle w:val="Table10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193"/>
        <w:gridCol w:w="6167"/>
        <w:tblGridChange w:id="0">
          <w:tblGrid>
            <w:gridCol w:w="3193"/>
            <w:gridCol w:w="616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22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profil institusi calon mitra potensial dan menghimpun data profil perusahaan mitra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company profile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3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numPr>
                <w:ilvl w:val="0"/>
                <w:numId w:val="5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menghimpun dan menyajikan daftar calon mitra strategis yang potensial di wilayah regional maupun nasional.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numPr>
                <w:ilvl w:val="0"/>
                <w:numId w:val="59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mendokumentasikan berkas korespondensi penjajakan kerja sama awal dengan pihak eksternal.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6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27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kriteria penilaian awal kredibilitas mitra serta membantu pelaksanaan analisis kesesuaian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fit and proper assessment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8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numPr>
                <w:ilvl w:val="0"/>
                <w:numId w:val="6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memeriksa kelengkapan legalitas dan reputasi dasar calon mitra strategis.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numPr>
                <w:ilvl w:val="0"/>
                <w:numId w:val="6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membuat notulensi dan ringkasan hasil pertemuan penjajakan kerja sama bisnis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business matching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2C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analisis evaluasi kelayakan mitra strategis secara komprehensif dari aspek bisnis, reputasi, mitigasi risiko pihak ketiga, dan keselarasan nilai.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2D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6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menentukan, menganalisis, dan mengevaluasi calon mitra strategis untuk meningkatkan penetrasi pasar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65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menilai potensi sinergi bisnis dan proyeksi perolehan manfaat bersama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value creation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dari calon mitra.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0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31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kompleksitas risiko operasional, hukum, dan reputasi dari kolaborasi ekosistem pihak ketiga, serta mengevaluasi efektivitas kemitraan yang sedang berjalan.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2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4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dan menyimpulkan kinerja dan kontribusi profitabilitas dari kemitraan strategis yang telah berjalan secara berkala.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4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merekomendasikan perluasan atau pengakhiran kerja sama berdasarkan hasil evaluasi audit/kinerja mitra.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36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Membangun aliansi strategis tingkat tinggi dan ekosistem kemitraan korporat strategis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strategic ecosystem alliances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yang menempatkan Bank Sultra sebagai pusat layanan keuangan daerah yang terintegrasi.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7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5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kerangka kerja strategis aliansi jangka panjang dengan ekosistem digital nasional dan institusi besar.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5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mengarahkan inisiatif kerjasama strategis berskala nasional yang memperkuat posisi ekosistem bisnis Bank Sultra.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3ds3k26vzo1t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1322543425"/>
          <w:tag w:val="goog_rdk_9"/>
        </w:sdtPr>
        <w:sdtContent>
          <w:commentRangeStart w:id="8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CSP-12: Perancangan Skema Bisnis &amp; Kemitraan</w:t>
      </w:r>
    </w:p>
    <w:p w:rsidR="00000000" w:rsidDel="00000000" w:rsidP="00000000" w:rsidRDefault="00000000" w:rsidRPr="00000000" w14:paraId="0000013C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merancang struktur komersial, model kerjasama bisnis, skema pembagian hasil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revenue sharing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co-branding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, atau keagenan (Laku Pandai) yang saling menguntungkan dan mematuhi regulasi.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30"/>
        <w:gridCol w:w="6130"/>
        <w:tblGridChange w:id="0">
          <w:tblGrid>
            <w:gridCol w:w="3230"/>
            <w:gridCol w:w="61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3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3E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berbagai bentuk umum perjanjian kerja sama perbankan dan istilah komersial dasar (seperti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fee-based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komisi, atau bagi hasil).</w:t>
            </w:r>
          </w:p>
          <w:p w:rsidR="00000000" w:rsidDel="00000000" w:rsidP="00000000" w:rsidRDefault="00000000" w:rsidRPr="00000000" w14:paraId="0000013F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0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6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mengumpulkan dan menyajikan draf contoh perjanjian kerja sama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Memorandum of Understanding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/ MoU) dari proyek sejenis.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6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mencatat dan menjelaskan klausul-klausul komersial standar dalam dokumen kerja sama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3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44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simulasi perhitungan bagi hasil sederhana dan membantu merancang draf kerangka acuan kerja sama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Terms of Reference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5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6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membuat simulasi perhitungan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revenue sharing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sederhana antara bank dan mitra.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6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membantu penyusunan draf awal kerangka kerja sama kemitraan bisnis.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8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49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perancangan struktur skema kerja sama bisnis yang kompleks (skema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revenue sharing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co-branding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atau keagenan/Laku Pandai) secara mandiri.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A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struktur kerja sama bisnis perbankan secara komprehensif termasuk mekanisme pembagian risiko dan keuntungan.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2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berkoordinasi dengan divisi terkait untuk memastikan rancangan skema kerja sama sesuai ketentuan regulator.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4E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struktur keuangan skema kerja sama bernilai tinggi, mengevaluasi aspek perpajakan dan akuntansi kolaborasi, serta melakukan negosiasi komersial tingkat lanjut.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4F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4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mengkoordinir perancangan model komersial kolaborasi produk digital atau layanan keagenan perbankan yang inovatif.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4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merumuskan mitigasi risiko finansial dan operasional yang tertuang dalam pasal-pasal perjanjian kerja sama.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2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53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Memelopori inovasi struktur perjanjian dan skema aliansi strategis baru di industri perbankan yang menjadi standar acuan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benchmark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inovasi bisnis di lingkungan BPD.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4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5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merancang model arsitektur kemitraan ekosistem terbuka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open banking partnership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yang aman dan menguntungkan.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54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menetapkan pedoman baku perancangan skema bisnis korporasi Bank Sultra.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3"/>
        <w:spacing w:after="80" w:before="280" w:line="300" w:lineRule="auto"/>
        <w:rPr>
          <w:rFonts w:ascii="Calibri" w:cs="Calibri" w:eastAsia="Calibri" w:hAnsi="Calibri"/>
          <w:color w:val="274e13"/>
          <w:sz w:val="24"/>
          <w:szCs w:val="24"/>
        </w:rPr>
      </w:pPr>
      <w:bookmarkStart w:colFirst="0" w:colLast="0" w:name="_heading=h.o5hkxgo4eqr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spacing w:after="80" w:before="360" w:line="300" w:lineRule="auto"/>
        <w:rPr>
          <w:rFonts w:ascii="Calibri" w:cs="Calibri" w:eastAsia="Calibri" w:hAnsi="Calibri"/>
          <w:color w:val="274e13"/>
          <w:sz w:val="29"/>
          <w:szCs w:val="29"/>
        </w:rPr>
      </w:pPr>
      <w:sdt>
        <w:sdtPr>
          <w:id w:val="1371027653"/>
          <w:tag w:val="goog_rdk_10"/>
        </w:sdtPr>
        <w:sdtContent>
          <w:commentRangeStart w:id="9"/>
        </w:sdtContent>
      </w:sdt>
      <w:r w:rsidDel="00000000" w:rsidR="00000000" w:rsidRPr="00000000">
        <w:rPr>
          <w:rFonts w:ascii="Calibri" w:cs="Calibri" w:eastAsia="Calibri" w:hAnsi="Calibri"/>
          <w:color w:val="274e13"/>
          <w:sz w:val="29"/>
          <w:szCs w:val="29"/>
          <w:rtl w:val="0"/>
        </w:rPr>
        <w:t xml:space="preserve">SPB-13: Penyusunan Studi Kelayakan Investasi</w:t>
      </w:r>
    </w:p>
    <w:p w:rsidR="00000000" w:rsidDel="00000000" w:rsidP="00000000" w:rsidRDefault="00000000" w:rsidRPr="00000000" w14:paraId="00000159">
      <w:pPr>
        <w:spacing w:after="240" w:line="300" w:lineRule="auto"/>
        <w:rPr>
          <w:rFonts w:ascii="Calibri" w:cs="Calibri" w:eastAsia="Calibri" w:hAnsi="Calibri"/>
          <w:color w:val="274e1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74e13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 Kemampuan merumuskan, menghitung, dan menganalisis studi kelayakan investasi modal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74e13"/>
          <w:rtl w:val="0"/>
        </w:rPr>
        <w:t xml:space="preserve">capital expenditure</w:t>
      </w:r>
      <w:r w:rsidDel="00000000" w:rsidR="00000000" w:rsidRPr="00000000">
        <w:rPr>
          <w:rFonts w:ascii="Calibri" w:cs="Calibri" w:eastAsia="Calibri" w:hAnsi="Calibri"/>
          <w:color w:val="274e13"/>
          <w:rtl w:val="0"/>
        </w:rPr>
        <w:t xml:space="preserve">), proyek teknologi, atau pengembangan lini bisnis strategis jangka panjang Bank Sultra.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A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5B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Mengenal konsep dasar pengeluaran modal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capex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dan komponen biaya investasi suatu proyek.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C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numPr>
                <w:ilvl w:val="0"/>
                <w:numId w:val="5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mencatat dan menjelaskan komponen rincian biaya pengadaan aset atau investasi proyek dari unit pengusul.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52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menghimpun dan menyajikan data harga pasar untuk perbandingan komponen investasi.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5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60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Memahami teknik amortisasi, depresiasi, dan perhitungan arus kas inkremental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incremental cash flow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proyek investasi sederhana.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1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4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proyeksi arus kas masuk dan keluar dari suatu rencana pengadaan investasi.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47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membantu verifikasi kewajaran anggaran biaya proyek investasi.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4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65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Menerapkan analisis kelayakan investasi penuh menggunakan metode NPV, IRR,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Payback Period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, serta analisis risiko investasi secara mandiri.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6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1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analisa studi kelayakan komersial dan finansial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Feasibility Study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untuk inisiatif investasi baru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18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tingkat pengembalian modal dan masa balik modal dari proyek teknologi atau infrastruktur bank.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9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6A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Menganalisis risiko investasi strategis berbiaya besar, melakukan analisis skenario diskon arus kas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discounted cash flow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), serta menyelaraskan portofolio investasi dengan anggaran belanja modal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CAPEX budget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B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numPr>
                <w:ilvl w:val="0"/>
                <w:numId w:val="4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mengevaluasi dampak investasi strategis jangka panjang terhadap posisi permodalan (CAR) dan likuiditas Bank Sultra.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41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menyusun rekomendasi prioritas alokasi anggaran investasi kepada Direksi berdasarkan analisis efisiensi biaya dan manfaat.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6E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6F">
            <w:pPr>
              <w:spacing w:after="120" w:line="240" w:lineRule="auto"/>
              <w:rPr>
                <w:rFonts w:ascii="Calibri" w:cs="Calibri" w:eastAsia="Calibri" w:hAnsi="Calibri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 Merancang kerangka kerja alokasi modal strategis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274e13"/>
                <w:rtl w:val="0"/>
              </w:rPr>
              <w:t xml:space="preserve">strategic capital allocation framework</w:t>
            </w: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) korporat yang memastikan setiap keputusan investasi memaksimalkan nilai pemegang saham dan pemangku kepentingan Bank Sultra.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0">
            <w:pPr>
              <w:spacing w:after="120" w:line="240" w:lineRule="auto"/>
              <w:rPr>
                <w:rFonts w:ascii="Calibri" w:cs="Calibri" w:eastAsia="Calibri" w:hAnsi="Calibri"/>
                <w:i w:val="1"/>
                <w:iCs w:val="1"/>
                <w:color w:val="274e13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74e13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5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menetapkan kebijakan tata kelola investasi modal korporat jangka panjang yang terintegrasi dengan Rencana Bisnis Bank.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numPr>
                <w:ilvl w:val="0"/>
                <w:numId w:val="53"/>
              </w:numPr>
              <w:spacing w:after="120" w:line="24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74e13"/>
                <w:rtl w:val="0"/>
              </w:rPr>
              <w:t xml:space="preserve">Mampu memimpin pengambilan keputusan strategis portofolio investasi berskala besar di tingkat Dewan Direksi.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bookmarkStart w:colFirst="0" w:colLast="0" w:name="_heading=h.8vpd7a84cq4z" w:id="10"/>
      <w:bookmarkEnd w:id="10"/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SPB-14: Bisnis Performance Bisnis &amp; Portofolio</w:t>
      </w:r>
    </w:p>
    <w:p w:rsidR="00000000" w:rsidDel="00000000" w:rsidP="00000000" w:rsidRDefault="00000000" w:rsidRPr="00000000" w14:paraId="00000174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menganalisis, mengevaluasi, memantau, dan mengoptimalkan kinerja bisnis serta komposisi portofolio produk/jasa Bank Sultra guna memastikan pencapaian target profitabilitas, efisiensi operasional, dan pertumbuhan bisnis yang berkelanjutan sesuai arahan strategis bank.</w:t>
      </w:r>
    </w:p>
    <w:tbl>
      <w:tblPr>
        <w:tblStyle w:val="Table13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76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Mengenal indikator utama kinerja bisnis (KPI) dan mengumpulkan data dasar portofolio bisnis bank dari sistem operasional secara teratur.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7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parameter dan indikator kinerja dasar bisnis perbankan baik funding, lending dan jasa bank lainnya.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2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mengumpulkan dan mengkompilasi data transaksi bisnis serta portofolio produk/jasa ke dalam lembar kerja atau aplikasi pelaporan.</w:t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2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menyajikan data rekapitulasi portofolio harian/mingguan dalam bentuk laporan standar untuk kebutuhan analisis internal.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7C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Memahami struktur dan segmentasi portofolio bisnis serta memverifikasi tren pencapaian target kinerja bisnis unit kerja/cabang secara berkala.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7D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4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menjelaskan komposisi dan segmentasi portofolio (seperti konsumer, komersial, UMKM, atau korporasi) serta tingkat profitabilitas masing-masing segmen.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4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melakukan verifikasi dan pemadanan data pencapaian kinerja bisnis terhadap target Rencana Bisnis Bank (RBB).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4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mengidentifikasi penyimpangan (gap) awal antara target dan realisasi kinerja portofolio bisnis di seluruh unit kerja.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82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Menerapkan analisis komparatif performa bisnis, memantau kesehatan portofolio secara berkala, dan menyusun laporan evaluasi kinerja bisnis serta analisis risiko portofolio secara independen.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3">
            <w:pPr>
              <w:spacing w:after="120"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numPr>
                <w:ilvl w:val="0"/>
                <w:numId w:val="3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menyusun analisis tren pertumbuhan portofolio, kualitas aset, dan konsentrasi risiko portofolio secara mandiri.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3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menyajikan laporan komprehensif terkait evaluasi performa bisnis bulanan/triwulanan beserta rekomendasi perbaikan di unit kerja terkait.</w:t>
            </w:r>
          </w:p>
          <w:p w:rsidR="00000000" w:rsidDel="00000000" w:rsidP="00000000" w:rsidRDefault="00000000" w:rsidRPr="00000000" w14:paraId="00000186">
            <w:pPr>
              <w:numPr>
                <w:ilvl w:val="0"/>
                <w:numId w:val="3"/>
              </w:numPr>
              <w:spacing w:after="240" w:line="300" w:lineRule="auto"/>
              <w:ind w:left="300" w:hanging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Mampu memantau produktivitas jalur distribusi (distribution channel) dan efisiensi biaya bisnis untuk mendukung pencapaian target.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sdt>
              <w:sdtPr>
                <w:id w:val="-587541194"/>
                <w:tag w:val="goog_rdk_11"/>
              </w:sdtPr>
              <w:sdtContent>
                <w:commentRangeStart w:id="10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88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Menganalisis efektivitas strategi portofolio bisnis, mengevaluasi korelasi kinerja antar-segmen terhadap profitabilitas bank, serta merumuskan usulan penataan ulang (rebalancing) portofolio yang kaya potensi.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9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5"/>
              </w:numPr>
              <w:spacing w:after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menganalisis dan menyimpulkan potensi risiko konsentrasi portofolio serta dampaknya terhadap marjin bunga bersih (Net Interest Margin/NIM) dan Return on Assets (ROA) Bank Sultra.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5"/>
              </w:numPr>
              <w:spacing w:after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mengevaluasi efektivitas produk dan strategi penetrasi pasar untuk mengidentifikasi segmen portofolio yang tumbuh lambat (underperforming) atau bernilai tinggi.</w:t>
            </w:r>
          </w:p>
          <w:p w:rsidR="00000000" w:rsidDel="00000000" w:rsidP="00000000" w:rsidRDefault="00000000" w:rsidRPr="00000000" w14:paraId="0000018C">
            <w:pPr>
              <w:numPr>
                <w:ilvl w:val="0"/>
                <w:numId w:val="5"/>
              </w:numPr>
              <w:spacing w:after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merumuskan rekomendasi penyesuaian/alokasi target portofolio bisnis yang adaptif terhadap dinamika kondisi pasar dan persaingan regional.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commentRangeEnd w:id="10"/>
            <w:r w:rsidDel="00000000" w:rsidR="00000000" w:rsidRPr="00000000">
              <w:commentReference w:id="10"/>
            </w:r>
            <w:sdt>
              <w:sdtPr>
                <w:id w:val="581853488"/>
                <w:tag w:val="goog_rdk_12"/>
              </w:sdtPr>
              <w:sdtContent>
                <w:commentRangeStart w:id="11"/>
              </w:sdtContent>
            </w:sdt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8E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Merancang strategi pertumbuhan portofolio bisnis terintegrasi dan arsitektur pengelolaan kinerja organisasi yang mendukung daya saing dan sustainabilitas bisnis Bank Sultra secara jangka panjang.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8F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Indikator Perilaku: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numPr>
                <w:ilvl w:val="0"/>
                <w:numId w:val="71"/>
              </w:numPr>
              <w:spacing w:after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merancang kerangka kerja (framework) optimasi portofolio bisnis bank yang menyeimbangkan antara tingkat pengembalian (return) dan batas toleransi risiko (risk appetite).</w:t>
            </w:r>
          </w:p>
          <w:p w:rsidR="00000000" w:rsidDel="00000000" w:rsidP="00000000" w:rsidRDefault="00000000" w:rsidRPr="00000000" w14:paraId="00000191">
            <w:pPr>
              <w:numPr>
                <w:ilvl w:val="0"/>
                <w:numId w:val="71"/>
              </w:numPr>
              <w:spacing w:after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merumuskan kebijakan strategis pengembangan portofolio bisnis yang selaras dengan rencana ekspansi dan transformasi digital Bank Sultra.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71"/>
              </w:numPr>
              <w:spacing w:after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memberikan pertimbangan ahli (expert advice) kepada manajemen puncak dalam pengambilan keputusan restrukturisasi bisnis atau diversifikasi portofolio bernilai strategis tinggi.</w:t>
            </w:r>
          </w:p>
        </w:tc>
      </w:tr>
    </w:tbl>
    <w:p w:rsidR="00000000" w:rsidDel="00000000" w:rsidP="00000000" w:rsidRDefault="00000000" w:rsidRPr="00000000" w14:paraId="00000193">
      <w:pPr>
        <w:pStyle w:val="Heading3"/>
        <w:spacing w:after="80" w:before="360" w:line="300" w:lineRule="auto"/>
        <w:rPr>
          <w:rFonts w:ascii="Calibri" w:cs="Calibri" w:eastAsia="Calibri" w:hAnsi="Calibri"/>
          <w:sz w:val="29"/>
          <w:szCs w:val="29"/>
        </w:rPr>
      </w:pPr>
      <w:bookmarkStart w:colFirst="0" w:colLast="0" w:name="_heading=h.tqstmi7w1bxl" w:id="11"/>
      <w:bookmarkEnd w:id="11"/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Calibri" w:cs="Calibri" w:eastAsia="Calibri" w:hAnsi="Calibri"/>
          <w:sz w:val="29"/>
          <w:szCs w:val="29"/>
          <w:rtl w:val="0"/>
        </w:rPr>
        <w:t xml:space="preserve">SPB-15: Penyusunan dan Pelaporan Rencana Aksi Keuangan Berkelanjutan (RAKB)</w:t>
      </w:r>
    </w:p>
    <w:p w:rsidR="00000000" w:rsidDel="00000000" w:rsidP="00000000" w:rsidRDefault="00000000" w:rsidRPr="00000000" w14:paraId="00000194">
      <w:pPr>
        <w:spacing w:after="240" w:line="3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Definisi: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Kemampuan merencanakan, menyusun, mengoordinasikan, mengimplementasikan, serta melaporkan program Rencana Aksi Keuangan Berkelanjutan (RAKB) Bank Sultra sesuai dengan regulasi otoritas (OJK), prinsip Keuangan Berkelanjutan (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Sustainable Finance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), serta pertimbangan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Environmental, Social, and Governance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(ESG).</w:t>
      </w:r>
    </w:p>
    <w:tbl>
      <w:tblPr>
        <w:tblStyle w:val="Table14"/>
        <w:tblW w:w="9360.0" w:type="dxa"/>
        <w:jc w:val="left"/>
        <w:tblBorders>
          <w:top w:color="b0b0b0" w:space="0" w:sz="6" w:val="single"/>
          <w:left w:color="b0b0b0" w:space="0" w:sz="6" w:val="single"/>
          <w:bottom w:color="b0b0b0" w:space="0" w:sz="6" w:val="single"/>
          <w:right w:color="b0b0b0" w:space="0" w:sz="6" w:val="single"/>
          <w:insideH w:color="b0b0b0" w:space="0" w:sz="6" w:val="single"/>
          <w:insideV w:color="b0b0b0" w:space="0" w:sz="6" w:val="single"/>
        </w:tblBorders>
        <w:tblLayout w:type="fixed"/>
        <w:tblLook w:val="0600"/>
      </w:tblPr>
      <w:tblGrid>
        <w:gridCol w:w="3210"/>
        <w:gridCol w:w="6150"/>
        <w:tblGridChange w:id="0">
          <w:tblGrid>
            <w:gridCol w:w="3210"/>
            <w:gridCol w:w="6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5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L1 - Dasar</w:t>
            </w:r>
          </w:p>
          <w:p w:rsidR="00000000" w:rsidDel="00000000" w:rsidP="00000000" w:rsidRDefault="00000000" w:rsidRPr="00000000" w14:paraId="00000196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Mengenal prinsip dasar Keuangan Berkelanjutan (ESG) serta mengumpulkan data kegiatan operasional dan pembiayaan berwawasan lingkungan/sosial.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69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menyebutkan dan menjelaskan prinsip-prinsip dasar Keuangan Berkelanjutan sesuai regulasi otoritas perbankan (POJK terkait).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69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mengumpulkan data pendukung kegiatan operasional ramah lingkungan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Green Banking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) dan program tanggung jawab sosial internal bank.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69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mencatat data portofolio kredit/pembiayaan pada sektor usaha berwawasan lingkungan (KBLU/Kategori Kegiatan Usaha Berkelanjutan) berdasarkan pedoman dasar.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B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L2 - Memadai</w:t>
            </w:r>
          </w:p>
          <w:p w:rsidR="00000000" w:rsidDel="00000000" w:rsidP="00000000" w:rsidRDefault="00000000" w:rsidRPr="00000000" w14:paraId="0000019C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Memahami kriteria Kegiatan Usaha Berwawasan Lingkungan (KUBL/Taksonomi Hijau), mekanisme pendataan RAKB, dan memverifikasi kelengkapan dokumen pendukung laporan Keuangan Berkelanjutan.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9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7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mengidentifikasi dan memverifikasi kategori debitur/proyek yang masuk dalam kriteria Kategori Kegiatan Usaha Berkelanjutan (KKUB).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7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memeriksa kelengkapan data dan keabsahan dokumen realisasi program-program RAKB dari unit kerja terkait.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7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menjelaskan indikator keberhasilan keberlanjutan pada aspek lingkungan, sosial, dan tata kelola di lingkungan Bank Sultra.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1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L3 - Mandiri</w:t>
            </w:r>
          </w:p>
          <w:p w:rsidR="00000000" w:rsidDel="00000000" w:rsidP="00000000" w:rsidRDefault="00000000" w:rsidRPr="00000000" w14:paraId="000001A2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Menerapkan prosedur penyusunan dokumen RAKB, mengoordinasikan pengumpulan data lintas unit, serta menyusun Laporan Keuangan Berkelanjutan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Sustainability Report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) secara independen dan tepat waktu.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3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70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menyusun draf dokumen Rencana Aksi Keuangan Berkelanjutan (RAKB) tahunan sesuai panduan baku dan regulasi OJK secara mandiri.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70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mengkonsolidasikan data realisasi alokasi dana/kredit hijau, efisiensi energi operasional, dan pengembangan kapasitas SDM keberlanjutan.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70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menyusun Laporan Keberlanjutan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Sustainability Report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) berkala untuk disampaikan kepada Otoritas Jasa Keuangan (OJK) dan pemangku kepentingan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stakeholders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7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L4 - Mahir</w:t>
            </w:r>
          </w:p>
          <w:p w:rsidR="00000000" w:rsidDel="00000000" w:rsidP="00000000" w:rsidRDefault="00000000" w:rsidRPr="00000000" w14:paraId="000001A8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Menganalisis efektivitas pencapaian target RAKB, mengevaluasi integrasi risiko ESG dalam proses bisnis/penyaluran kredit, serta merekomendasikan perbaikan program keberlanjutan bank.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9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AA">
            <w:pPr>
              <w:numPr>
                <w:ilvl w:val="0"/>
                <w:numId w:val="6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menganalisis dan menyimpulkan pencapaian target target RAKB serta dampaknya terhadap citra dan penilaian kinerja ESG Bank Sultra.</w:t>
            </w:r>
          </w:p>
          <w:p w:rsidR="00000000" w:rsidDel="00000000" w:rsidP="00000000" w:rsidRDefault="00000000" w:rsidRPr="00000000" w14:paraId="000001AB">
            <w:pPr>
              <w:numPr>
                <w:ilvl w:val="0"/>
                <w:numId w:val="6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mengevaluasi tingkat efektivitas integrasi kriteria ESG ke dalam prosedur analisis risiko kredit dan operasional bank.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6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merumuskan usulan perbaikan/inovasi produk keuangan hijau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green products/bonds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) dan efisiensi rantai pasok internal berprinsip berkelanjutan.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shd w:fill="f2f4f8" w:val="clear"/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D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L5 - Master</w:t>
            </w:r>
          </w:p>
          <w:p w:rsidR="00000000" w:rsidDel="00000000" w:rsidP="00000000" w:rsidRDefault="00000000" w:rsidRPr="00000000" w14:paraId="000001AE">
            <w:pPr>
              <w:spacing w:after="120" w:line="240" w:lineRule="auto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Deskripsi: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 Merancang strategi dan arah kebijakan Keuangan Berkelanjutan Bank Sultra yang komprehensif, terintegrasi dengan rencana bisnis jangka panjang, serta adaptif terhadap standar keberlanjutan global.</w:t>
            </w:r>
          </w:p>
        </w:tc>
        <w:tc>
          <w:tcPr>
            <w:tcBorders>
              <w:top w:color="b0b0b0" w:space="0" w:sz="6" w:val="single"/>
              <w:left w:color="b0b0b0" w:space="0" w:sz="6" w:val="single"/>
              <w:bottom w:color="b0b0b0" w:space="0" w:sz="6" w:val="single"/>
              <w:right w:color="b0b0b0" w:space="0" w:sz="6" w:val="single"/>
            </w:tcBorders>
            <w:tcMar>
              <w:top w:w="102.0" w:type="dxa"/>
              <w:left w:w="102.0" w:type="dxa"/>
              <w:bottom w:w="102.0" w:type="dxa"/>
              <w:right w:w="102.0" w:type="dxa"/>
            </w:tcMar>
          </w:tcPr>
          <w:p w:rsidR="00000000" w:rsidDel="00000000" w:rsidP="00000000" w:rsidRDefault="00000000" w:rsidRPr="00000000" w14:paraId="000001AF">
            <w:pPr>
              <w:spacing w:after="120" w:line="240" w:lineRule="auto"/>
              <w:rPr>
                <w:rFonts w:ascii="Calibri" w:cs="Calibri" w:eastAsia="Calibri" w:hAnsi="Calibri"/>
                <w:b w:val="1"/>
                <w:bCs w:val="1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rtl w:val="0"/>
              </w:rPr>
              <w:t xml:space="preserve">Indikator Perilaku: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merancang strategi pemetaan keberlanjutan (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Sustainability Roadmap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) dan kebijakan integrasi ESG jangka panjang Bank Sultra.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menginisiasi kemitraan strategis dan inovasi produk keuangan berkelanjutan yang mendukung program pemerintah daerah dan nasional.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"/>
              </w:numPr>
              <w:spacing w:after="240" w:before="240" w:line="300" w:lineRule="auto"/>
              <w:ind w:left="300" w:hanging="360"/>
              <w:rPr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Mampu memberikan arahan strategis kepada direksi/manajemen mengenai pemenuhan kepatuhan ESG dan transformasi Bank Sultra menuju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ff0000"/>
                <w:rtl w:val="0"/>
              </w:rPr>
              <w:t xml:space="preserve">Green Banking Ecosystem</w:t>
            </w: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B3">
      <w:pPr>
        <w:pStyle w:val="Heading2"/>
        <w:spacing w:after="180" w:before="540" w:lineRule="auto"/>
        <w:rPr>
          <w:rFonts w:ascii="Calibri" w:cs="Calibri" w:eastAsia="Calibri" w:hAnsi="Calibri"/>
          <w:color w:val="274e13"/>
          <w:sz w:val="16"/>
          <w:szCs w:val="16"/>
        </w:rPr>
      </w:pPr>
      <w:bookmarkStart w:colFirst="0" w:colLast="0" w:name="_heading=h.rwa1mtz5nt12" w:id="12"/>
      <w:bookmarkEnd w:id="12"/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ditya Putri" w:id="1" w:date="2026-10-21T02:31:29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hold: di Div. Perencanaan bisa hanya di level penguasaan tertentu.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atau di letakkan di Div. Bisnis.</w:t>
      </w:r>
    </w:p>
  </w:comment>
  <w:comment w:author="Aditya Putri" w:id="2" w:date="2026-10-21T02:41:15Z"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akan dipindah ke Div. Operasinal &amp; Layanan.</w:t>
      </w:r>
    </w:p>
  </w:comment>
  <w:comment w:author="Aditya Putri" w:id="9" w:date="2026-10-21T03:06:42Z"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pindah ke Div. Bisnis.</w:t>
      </w:r>
    </w:p>
  </w:comment>
  <w:comment w:author="Aditya Putri" w:id="7" w:date="2026-10-21T03:05:56Z"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pindh ke Div. Bisnis.</w:t>
      </w:r>
    </w:p>
  </w:comment>
  <w:comment w:author="Aditya Putri" w:id="3" w:date="2026-10-21T02:49:26Z"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L-2 s/d L-5 di hold, pak Parman akan diskusi dengan tim internal.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esensi bisnis bank secara korporasi ideal memang sudah tercakup di kompetensi ini.</w:t>
      </w:r>
    </w:p>
  </w:comment>
  <w:comment w:author="Aditya Putri" w:id="4" w:date="2026-10-21T02:49:26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L-2 s/d L-5 di hold, pak Parman akan diskusi dengan tim internal.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esensi bisnis bank secara korporasi ideal memang sudah tercakup di kompetensi ini.</w:t>
      </w:r>
    </w:p>
  </w:comment>
  <w:comment w:author="Aditya Putri" w:id="5" w:date="2026-10-21T02:49:26Z"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L-2 s/d L-5 di hold, pak Parman akan diskusi dengan tim internal.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esensi bisnis bank secara korporasi ideal memang sudah tercakup di kompetensi ini.</w:t>
      </w:r>
    </w:p>
  </w:comment>
  <w:comment w:author="Aditya Putri" w:id="6" w:date="2026-10-21T02:49:26Z"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L-2 s/d L-5 di hold, pak Parman akan diskusi dengan tim internal.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esensi bisnis bank secara korporasi ideal memang sudah tercakup di kompetensi ini.</w:t>
      </w:r>
    </w:p>
  </w:comment>
  <w:comment w:author="Aditya Putri" w:id="10" w:date="2026-10-21T03:24:56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akan diskusi dulu dengan internal tim di Div. perencanaan.</w:t>
      </w:r>
    </w:p>
  </w:comment>
  <w:comment w:author="Aditya Putri" w:id="11" w:date="2026-10-21T03:24:56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 Parman: akan diskusi dulu dengan internal tim di Div. perencanaan.</w:t>
      </w:r>
    </w:p>
  </w:comment>
  <w:comment w:author="Aditya Putri" w:id="8" w:date="2026-10-21T03:06:11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pindah ke Div. Bisnis.</w:t>
      </w:r>
    </w:p>
  </w:comment>
  <w:comment w:author="Aditya Putri" w:id="0" w:date="2026-10-21T02:22:14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 5 di hold dulu, pak Parman akan diskusi dengan bagian terkait.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B7" w15:done="0"/>
  <w15:commentEx w15:paraId="000001B8" w15:done="0"/>
  <w15:commentEx w15:paraId="000001B9" w15:done="0"/>
  <w15:commentEx w15:paraId="000001BA" w15:done="0"/>
  <w15:commentEx w15:paraId="000001BC" w15:done="0"/>
  <w15:commentEx w15:paraId="000001BE" w15:done="0"/>
  <w15:commentEx w15:paraId="000001C0" w15:done="0"/>
  <w15:commentEx w15:paraId="000001C2" w15:done="0"/>
  <w15:commentEx w15:paraId="000001C3" w15:done="0"/>
  <w15:commentEx w15:paraId="000001C4" w15:done="0"/>
  <w15:commentEx w15:paraId="000001C5" w15:done="0"/>
  <w15:commentEx w15:paraId="000001C6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lowerLetter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  <w:spacing w:line="275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3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4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a4" w:customStyle="1">
    <w:basedOn w:val="TableNormal4"/>
    <w:tblPr>
      <w:tblStyleRowBandSize w:val="1"/>
      <w:tblStyleColBandSize w:val="1"/>
    </w:tblPr>
  </w:style>
  <w:style w:type="table" w:styleId="a5" w:customStyle="1">
    <w:basedOn w:val="TableNormal4"/>
    <w:tblPr>
      <w:tblStyleRowBandSize w:val="1"/>
      <w:tblStyleColBandSize w:val="1"/>
    </w:tblPr>
  </w:style>
  <w:style w:type="table" w:styleId="a6" w:customStyle="1">
    <w:basedOn w:val="TableNormal4"/>
    <w:tblPr>
      <w:tblStyleRowBandSize w:val="1"/>
      <w:tblStyleColBandSize w:val="1"/>
    </w:tblPr>
  </w:style>
  <w:style w:type="table" w:styleId="a7" w:customStyle="1">
    <w:basedOn w:val="TableNormal4"/>
    <w:tblPr>
      <w:tblStyleRowBandSize w:val="1"/>
      <w:tblStyleColBandSize w:val="1"/>
    </w:tblPr>
  </w:style>
  <w:style w:type="table" w:styleId="a8" w:customStyle="1">
    <w:basedOn w:val="TableNormal4"/>
    <w:tblPr>
      <w:tblStyleRowBandSize w:val="1"/>
      <w:tblStyleColBandSize w:val="1"/>
    </w:tblPr>
  </w:style>
  <w:style w:type="table" w:styleId="a9" w:customStyle="1">
    <w:basedOn w:val="TableNormal4"/>
    <w:tblPr>
      <w:tblStyleRowBandSize w:val="1"/>
      <w:tblStyleColBandSize w:val="1"/>
    </w:tblPr>
  </w:style>
  <w:style w:type="table" w:styleId="aa" w:customStyle="1">
    <w:basedOn w:val="TableNormal4"/>
    <w:tblPr>
      <w:tblStyleRowBandSize w:val="1"/>
      <w:tblStyleColBandSize w:val="1"/>
    </w:tblPr>
  </w:style>
  <w:style w:type="table" w:styleId="ab" w:customStyle="1">
    <w:basedOn w:val="TableNormal4"/>
    <w:tblPr>
      <w:tblStyleRowBandSize w:val="1"/>
      <w:tblStyleColBandSize w:val="1"/>
    </w:tblPr>
  </w:style>
  <w:style w:type="table" w:styleId="ac" w:customStyle="1">
    <w:basedOn w:val="TableNormal4"/>
    <w:tblPr>
      <w:tblStyleRowBandSize w:val="1"/>
      <w:tblStyleColBandSize w:val="1"/>
    </w:tblPr>
  </w:style>
  <w:style w:type="table" w:styleId="ad" w:customStyle="1">
    <w:basedOn w:val="TableNormal4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F3895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F3895"/>
    <w:rPr>
      <w:rFonts w:ascii="Segoe UI" w:cs="Segoe UI" w:hAnsi="Segoe UI"/>
      <w:sz w:val="18"/>
      <w:szCs w:val="18"/>
    </w:rPr>
  </w:style>
  <w:style w:type="table" w:styleId="ae" w:customStyle="1">
    <w:basedOn w:val="TableNormal"/>
    <w:tblPr>
      <w:tblStyleRowBandSize w:val="1"/>
      <w:tblStyleColBandSize w:val="1"/>
    </w:tblPr>
  </w:style>
  <w:style w:type="table" w:styleId="af" w:customStyle="1">
    <w:basedOn w:val="TableNormal"/>
    <w:tblPr>
      <w:tblStyleRowBandSize w:val="1"/>
      <w:tblStyleColBandSize w:val="1"/>
    </w:tblPr>
  </w:style>
  <w:style w:type="table" w:styleId="af0" w:customStyle="1">
    <w:basedOn w:val="TableNormal"/>
    <w:tblPr>
      <w:tblStyleRowBandSize w:val="1"/>
      <w:tblStyleColBandSize w:val="1"/>
    </w:tblPr>
  </w:style>
  <w:style w:type="table" w:styleId="af1" w:customStyle="1">
    <w:basedOn w:val="TableNormal"/>
    <w:tblPr>
      <w:tblStyleRowBandSize w:val="1"/>
      <w:tblStyleColBandSize w:val="1"/>
    </w:tblPr>
  </w:style>
  <w:style w:type="table" w:styleId="af2" w:customStyle="1">
    <w:basedOn w:val="TableNormal"/>
    <w:tblPr>
      <w:tblStyleRowBandSize w:val="1"/>
      <w:tblStyleColBandSize w:val="1"/>
    </w:tblPr>
  </w:style>
  <w:style w:type="table" w:styleId="af3" w:customStyle="1">
    <w:basedOn w:val="TableNormal"/>
    <w:tblPr>
      <w:tblStyleRowBandSize w:val="1"/>
      <w:tblStyleColBandSize w:val="1"/>
    </w:tblPr>
  </w:style>
  <w:style w:type="table" w:styleId="af4" w:customStyle="1">
    <w:basedOn w:val="TableNormal"/>
    <w:tblPr>
      <w:tblStyleRowBandSize w:val="1"/>
      <w:tblStyleColBandSize w:val="1"/>
    </w:tblPr>
  </w:style>
  <w:style w:type="table" w:styleId="af5" w:customStyle="1">
    <w:basedOn w:val="TableNormal"/>
    <w:tblPr>
      <w:tblStyleRowBandSize w:val="1"/>
      <w:tblStyleColBandSize w:val="1"/>
    </w:tblPr>
  </w:style>
  <w:style w:type="table" w:styleId="af6" w:customStyle="1">
    <w:basedOn w:val="TableNormal"/>
    <w:tblPr>
      <w:tblStyleRowBandSize w:val="1"/>
      <w:tblStyleColBandSize w:val="1"/>
    </w:tblPr>
  </w:style>
  <w:style w:type="table" w:styleId="af7" w:customStyle="1">
    <w:basedOn w:val="TableNormal"/>
    <w:tblPr>
      <w:tblStyleRowBandSize w:val="1"/>
      <w:tblStyleColBandSize w:val="1"/>
    </w:tblPr>
  </w:style>
  <w:style w:type="table" w:styleId="af8" w:customStyle="1">
    <w:basedOn w:val="TableNormal"/>
    <w:tblPr>
      <w:tblStyleRowBandSize w:val="1"/>
      <w:tblStyleColBandSize w:val="1"/>
    </w:tblPr>
  </w:style>
  <w:style w:type="table" w:styleId="af9" w:customStyle="1">
    <w:basedOn w:val="TableNormal"/>
    <w:tblPr>
      <w:tblStyleRowBandSize w:val="1"/>
      <w:tblStyleColBandSize w:val="1"/>
    </w:tblPr>
  </w:style>
  <w:style w:type="table" w:styleId="afa" w:customStyle="1">
    <w:basedOn w:val="TableNormal"/>
    <w:tblPr>
      <w:tblStyleRowBandSize w:val="1"/>
      <w:tblStyleColBandSize w:val="1"/>
    </w:tblPr>
  </w:style>
  <w:style w:type="table" w:styleId="afb" w:customStyle="1">
    <w:basedOn w:val="TableNormal"/>
    <w:tblPr>
      <w:tblStyleRowBandSize w:val="1"/>
      <w:tblStyleColBandSize w:val="1"/>
    </w:tblPr>
  </w:style>
  <w:style w:type="table" w:styleId="afc" w:customStyle="1">
    <w:basedOn w:val="TableNormal"/>
    <w:tblPr>
      <w:tblStyleRowBandSize w:val="1"/>
      <w:tblStyleColBandSize w:val="1"/>
    </w:tblPr>
  </w:style>
  <w:style w:type="table" w:styleId="afd" w:customStyle="1">
    <w:basedOn w:val="TableNormal"/>
    <w:tblPr>
      <w:tblStyleRowBandSize w:val="1"/>
      <w:tblStyleColBandSize w:val="1"/>
    </w:tblPr>
  </w:style>
  <w:style w:type="table" w:styleId="afe" w:customStyle="1">
    <w:basedOn w:val="TableNormal"/>
    <w:tblPr>
      <w:tblStyleRowBandSize w:val="1"/>
      <w:tblStyleColBandSize w:val="1"/>
    </w:tblPr>
  </w:style>
  <w:style w:type="table" w:styleId="aff" w:customStyle="1">
    <w:basedOn w:val="TableNormal"/>
    <w:tblPr>
      <w:tblStyleRowBandSize w:val="1"/>
      <w:tblStyleColBandSize w:val="1"/>
    </w:tblPr>
  </w:style>
  <w:style w:type="table" w:styleId="aff0" w:customStyle="1">
    <w:basedOn w:val="TableNormal"/>
    <w:tblPr>
      <w:tblStyleRowBandSize w:val="1"/>
      <w:tblStyleColBandSize w:val="1"/>
    </w:tblPr>
  </w:style>
  <w:style w:type="table" w:styleId="aff1" w:customStyle="1">
    <w:basedOn w:val="TableNormal"/>
    <w:tblPr>
      <w:tblStyleRowBandSize w:val="1"/>
      <w:tblStyleColBandSize w:val="1"/>
    </w:tblPr>
  </w:style>
  <w:style w:type="table" w:styleId="aff2" w:customStyle="1">
    <w:basedOn w:val="TableNormal"/>
    <w:tblPr>
      <w:tblStyleRowBandSize w:val="1"/>
      <w:tblStyleColBandSize w:val="1"/>
    </w:tblPr>
  </w:style>
  <w:style w:type="table" w:styleId="aff3" w:customStyle="1">
    <w:basedOn w:val="TableNormal"/>
    <w:tblPr>
      <w:tblStyleRowBandSize w:val="1"/>
      <w:tblStyleColBandSize w:val="1"/>
    </w:tblPr>
  </w:style>
  <w:style w:type="table" w:styleId="aff4" w:customStyle="1">
    <w:basedOn w:val="TableNormal"/>
    <w:tblPr>
      <w:tblStyleRowBandSize w:val="1"/>
      <w:tblStyleColBandSize w:val="1"/>
    </w:tblPr>
  </w:style>
  <w:style w:type="table" w:styleId="aff5" w:customStyle="1">
    <w:basedOn w:val="TableNormal"/>
    <w:tblPr>
      <w:tblStyleRowBandSize w:val="1"/>
      <w:tblStyleColBandSize w:val="1"/>
    </w:tblPr>
  </w:style>
  <w:style w:type="table" w:styleId="aff6" w:customStyle="1">
    <w:basedOn w:val="TableNormal"/>
    <w:tblPr>
      <w:tblStyleRowBandSize w:val="1"/>
      <w:tblStyleColBandSize w:val="1"/>
    </w:tblPr>
  </w:style>
  <w:style w:type="table" w:styleId="aff7" w:customStyle="1">
    <w:basedOn w:val="TableNormal"/>
    <w:tblPr>
      <w:tblStyleRowBandSize w:val="1"/>
      <w:tblStyleColBandSize w:val="1"/>
    </w:tblPr>
  </w:style>
  <w:style w:type="table" w:styleId="aff8" w:customStyle="1">
    <w:basedOn w:val="TableNormal"/>
    <w:tblPr>
      <w:tblStyleRowBandSize w:val="1"/>
      <w:tblStyleColBandSize w:val="1"/>
    </w:tblPr>
  </w:style>
  <w:style w:type="table" w:styleId="aff9" w:customStyle="1">
    <w:basedOn w:val="TableNormal"/>
    <w:tblPr>
      <w:tblStyleRowBandSize w:val="1"/>
      <w:tblStyleColBandSize w:val="1"/>
    </w:tblPr>
  </w:style>
  <w:style w:type="table" w:styleId="affa" w:customStyle="1">
    <w:basedOn w:val="TableNormal"/>
    <w:tblPr>
      <w:tblStyleRowBandSize w:val="1"/>
      <w:tblStyleColBandSize w:val="1"/>
    </w:tblPr>
  </w:style>
  <w:style w:type="table" w:styleId="affb" w:customStyle="1">
    <w:basedOn w:val="TableNormal"/>
    <w:tblPr>
      <w:tblStyleRowBandSize w:val="1"/>
      <w:tblStyleColBandSize w:val="1"/>
    </w:tblPr>
  </w:style>
  <w:style w:type="table" w:styleId="affc" w:customStyle="1">
    <w:basedOn w:val="TableNormal"/>
    <w:tblPr>
      <w:tblStyleRowBandSize w:val="1"/>
      <w:tblStyleColBandSize w:val="1"/>
    </w:tblPr>
  </w:style>
  <w:style w:type="table" w:styleId="affd" w:customStyle="1">
    <w:basedOn w:val="TableNormal"/>
    <w:tblPr>
      <w:tblStyleRowBandSize w:val="1"/>
      <w:tblStyleColBandSize w:val="1"/>
    </w:tblPr>
  </w:style>
  <w:style w:type="table" w:styleId="affe" w:customStyle="1">
    <w:basedOn w:val="TableNormal"/>
    <w:tblPr>
      <w:tblStyleRowBandSize w:val="1"/>
      <w:tblStyleColBandSize w:val="1"/>
    </w:tblPr>
  </w:style>
  <w:style w:type="table" w:styleId="afff" w:customStyle="1">
    <w:basedOn w:val="TableNormal"/>
    <w:tblPr>
      <w:tblStyleRowBandSize w:val="1"/>
      <w:tblStyleColBandSize w:val="1"/>
    </w:tblPr>
  </w:style>
  <w:style w:type="table" w:styleId="afff0" w:customStyle="1">
    <w:basedOn w:val="TableNormal"/>
    <w:tblPr>
      <w:tblStyleRowBandSize w:val="1"/>
      <w:tblStyleColBandSize w:val="1"/>
    </w:tblPr>
  </w:style>
  <w:style w:type="table" w:styleId="afff1" w:customStyle="1">
    <w:basedOn w:val="TableNormal"/>
    <w:tblPr>
      <w:tblStyleRowBandSize w:val="1"/>
      <w:tblStyleColBandSize w:val="1"/>
    </w:tblPr>
  </w:style>
  <w:style w:type="table" w:styleId="afff2" w:customStyle="1">
    <w:basedOn w:val="TableNormal"/>
    <w:tblPr>
      <w:tblStyleRowBandSize w:val="1"/>
      <w:tblStyleColBandSize w:val="1"/>
    </w:tblPr>
  </w:style>
  <w:style w:type="table" w:styleId="afff3" w:customStyle="1">
    <w:basedOn w:val="TableNormal"/>
    <w:tblPr>
      <w:tblStyleRowBandSize w:val="1"/>
      <w:tblStyleColBandSize w:val="1"/>
    </w:tblPr>
  </w:style>
  <w:style w:type="table" w:styleId="afff4" w:customStyle="1">
    <w:basedOn w:val="TableNormal"/>
    <w:tblPr>
      <w:tblStyleRowBandSize w:val="1"/>
      <w:tblStyleColBandSize w:val="1"/>
    </w:tblPr>
  </w:style>
  <w:style w:type="table" w:styleId="afff5" w:customStyle="1">
    <w:basedOn w:val="TableNormal"/>
    <w:tblPr>
      <w:tblStyleRowBandSize w:val="1"/>
      <w:tblStyleColBandSize w:val="1"/>
    </w:tblPr>
  </w:style>
  <w:style w:type="table" w:styleId="afff6" w:customStyle="1">
    <w:basedOn w:val="TableNormal"/>
    <w:tblPr>
      <w:tblStyleRowBandSize w:val="1"/>
      <w:tblStyleColBandSize w:val="1"/>
    </w:tblPr>
  </w:style>
  <w:style w:type="table" w:styleId="afff7" w:customStyle="1">
    <w:basedOn w:val="TableNormal"/>
    <w:tblPr>
      <w:tblStyleRowBandSize w:val="1"/>
      <w:tblStyleColBandSize w:val="1"/>
    </w:tblPr>
  </w:style>
  <w:style w:type="table" w:styleId="afff8" w:customStyle="1">
    <w:basedOn w:val="TableNormal"/>
    <w:tblPr>
      <w:tblStyleRowBandSize w:val="1"/>
      <w:tblStyleColBandSize w:val="1"/>
    </w:tblPr>
  </w:style>
  <w:style w:type="table" w:styleId="afff9" w:customStyle="1">
    <w:basedOn w:val="TableNormal"/>
    <w:tblPr>
      <w:tblStyleRowBandSize w:val="1"/>
      <w:tblStyleColBandSize w:val="1"/>
    </w:tblPr>
  </w:style>
  <w:style w:type="table" w:styleId="afffa" w:customStyle="1">
    <w:basedOn w:val="TableNormal"/>
    <w:tblPr>
      <w:tblStyleRowBandSize w:val="1"/>
      <w:tblStyleColBandSize w:val="1"/>
    </w:tblPr>
  </w:style>
  <w:style w:type="table" w:styleId="afffb" w:customStyle="1">
    <w:basedOn w:val="TableNormal"/>
    <w:tblPr>
      <w:tblStyleRowBandSize w:val="1"/>
      <w:tblStyleColBandSize w:val="1"/>
    </w:tblPr>
  </w:style>
  <w:style w:type="table" w:styleId="afffc" w:customStyle="1">
    <w:basedOn w:val="TableNormal"/>
    <w:tblPr>
      <w:tblStyleRowBandSize w:val="1"/>
      <w:tblStyleColBandSize w:val="1"/>
    </w:tblPr>
  </w:style>
  <w:style w:type="table" w:styleId="afffd" w:customStyle="1">
    <w:basedOn w:val="TableNormal"/>
    <w:tblPr>
      <w:tblStyleRowBandSize w:val="1"/>
      <w:tblStyleColBandSize w:val="1"/>
    </w:tblPr>
  </w:style>
  <w:style w:type="table" w:styleId="afffe" w:customStyle="1">
    <w:basedOn w:val="TableNormal"/>
    <w:tblPr>
      <w:tblStyleRowBandSize w:val="1"/>
      <w:tblStyleColBandSize w:val="1"/>
    </w:tblPr>
  </w:style>
  <w:style w:type="table" w:styleId="affff" w:customStyle="1">
    <w:basedOn w:val="TableNormal"/>
    <w:tblPr>
      <w:tblStyleRowBandSize w:val="1"/>
      <w:tblStyleColBandSize w:val="1"/>
    </w:tblPr>
  </w:style>
  <w:style w:type="table" w:styleId="affff0" w:customStyle="1">
    <w:basedOn w:val="TableNormal"/>
    <w:tblPr>
      <w:tblStyleRowBandSize w:val="1"/>
      <w:tblStyleColBandSize w:val="1"/>
    </w:tblPr>
  </w:style>
  <w:style w:type="table" w:styleId="affff1" w:customStyle="1">
    <w:basedOn w:val="TableNormal"/>
    <w:tblPr>
      <w:tblStyleRowBandSize w:val="1"/>
      <w:tblStyleColBandSize w:val="1"/>
    </w:tblPr>
  </w:style>
  <w:style w:type="table" w:styleId="affff2" w:customStyle="1">
    <w:basedOn w:val="TableNormal"/>
    <w:tblPr>
      <w:tblStyleRowBandSize w:val="1"/>
      <w:tblStyleColBandSize w:val="1"/>
    </w:tblPr>
  </w:style>
  <w:style w:type="table" w:styleId="affff3" w:customStyle="1">
    <w:basedOn w:val="TableNormal"/>
    <w:tblPr>
      <w:tblStyleRowBandSize w:val="1"/>
      <w:tblStyleColBandSize w:val="1"/>
    </w:tblPr>
  </w:style>
  <w:style w:type="table" w:styleId="affff4" w:customStyle="1">
    <w:basedOn w:val="TableNormal"/>
    <w:tblPr>
      <w:tblStyleRowBandSize w:val="1"/>
      <w:tblStyleColBandSize w:val="1"/>
    </w:tblPr>
  </w:style>
  <w:style w:type="table" w:styleId="affff5" w:customStyle="1">
    <w:basedOn w:val="TableNormal"/>
    <w:tblPr>
      <w:tblStyleRowBandSize w:val="1"/>
      <w:tblStyleColBandSize w:val="1"/>
    </w:tblPr>
  </w:style>
  <w:style w:type="table" w:styleId="affff6" w:customStyle="1">
    <w:basedOn w:val="TableNormal"/>
    <w:tblPr>
      <w:tblStyleRowBandSize w:val="1"/>
      <w:tblStyleColBandSize w:val="1"/>
    </w:tblPr>
  </w:style>
  <w:style w:type="table" w:styleId="affff7" w:customStyle="1">
    <w:basedOn w:val="TableNormal"/>
    <w:tblPr>
      <w:tblStyleRowBandSize w:val="1"/>
      <w:tblStyleColBandSize w:val="1"/>
    </w:tblPr>
  </w:style>
  <w:style w:type="table" w:styleId="affff8" w:customStyle="1">
    <w:basedOn w:val="TableNormal"/>
    <w:tblPr>
      <w:tblStyleRowBandSize w:val="1"/>
      <w:tblStyleColBandSize w:val="1"/>
    </w:tblPr>
  </w:style>
  <w:style w:type="table" w:styleId="affff9" w:customStyle="1">
    <w:basedOn w:val="TableNormal"/>
    <w:tblPr>
      <w:tblStyleRowBandSize w:val="1"/>
      <w:tblStyleColBandSize w:val="1"/>
    </w:tblPr>
  </w:style>
  <w:style w:type="table" w:styleId="affffa" w:customStyle="1">
    <w:basedOn w:val="TableNormal"/>
    <w:tblPr>
      <w:tblStyleRowBandSize w:val="1"/>
      <w:tblStyleColBandSize w:val="1"/>
    </w:tblPr>
  </w:style>
  <w:style w:type="table" w:styleId="affffb" w:customStyle="1">
    <w:basedOn w:val="TableNormal"/>
    <w:tblPr>
      <w:tblStyleRowBandSize w:val="1"/>
      <w:tblStyleColBandSize w:val="1"/>
    </w:tblPr>
  </w:style>
  <w:style w:type="table" w:styleId="affffc" w:customStyle="1">
    <w:basedOn w:val="TableNormal"/>
    <w:tblPr>
      <w:tblStyleRowBandSize w:val="1"/>
      <w:tblStyleColBandSize w:val="1"/>
    </w:tblPr>
  </w:style>
  <w:style w:type="table" w:styleId="affffd" w:customStyle="1">
    <w:basedOn w:val="TableNormal"/>
    <w:tblPr>
      <w:tblStyleRowBandSize w:val="1"/>
      <w:tblStyleColBandSize w:val="1"/>
    </w:tblPr>
  </w:style>
  <w:style w:type="table" w:styleId="affffe" w:customStyle="1">
    <w:basedOn w:val="TableNormal"/>
    <w:tblPr>
      <w:tblStyleRowBandSize w:val="1"/>
      <w:tblStyleColBandSize w:val="1"/>
    </w:tblPr>
  </w:style>
  <w:style w:type="table" w:styleId="afffff" w:customStyle="1">
    <w:basedOn w:val="TableNormal"/>
    <w:tblPr>
      <w:tblStyleRowBandSize w:val="1"/>
      <w:tblStyleColBandSize w:val="1"/>
    </w:tblPr>
  </w:style>
  <w:style w:type="table" w:styleId="afffff0" w:customStyle="1">
    <w:basedOn w:val="TableNormal"/>
    <w:tblPr>
      <w:tblStyleRowBandSize w:val="1"/>
      <w:tblStyleColBandSize w:val="1"/>
    </w:tblPr>
  </w:style>
  <w:style w:type="table" w:styleId="afffff1" w:customStyle="1">
    <w:basedOn w:val="TableNormal"/>
    <w:tblPr>
      <w:tblStyleRowBandSize w:val="1"/>
      <w:tblStyleColBandSize w:val="1"/>
    </w:tblPr>
  </w:style>
  <w:style w:type="table" w:styleId="afffff2" w:customStyle="1">
    <w:basedOn w:val="TableNormal"/>
    <w:tblPr>
      <w:tblStyleRowBandSize w:val="1"/>
      <w:tblStyleColBandSize w:val="1"/>
    </w:tblPr>
  </w:style>
  <w:style w:type="table" w:styleId="afffff3" w:customStyle="1">
    <w:basedOn w:val="TableNormal"/>
    <w:tblPr>
      <w:tblStyleRowBandSize w:val="1"/>
      <w:tblStyleColBandSize w:val="1"/>
    </w:tblPr>
  </w:style>
  <w:style w:type="table" w:styleId="afffff4" w:customStyle="1">
    <w:basedOn w:val="TableNormal"/>
    <w:tblPr>
      <w:tblStyleRowBandSize w:val="1"/>
      <w:tblStyleColBandSize w:val="1"/>
    </w:tblPr>
  </w:style>
  <w:style w:type="table" w:styleId="afffff5" w:customStyle="1">
    <w:basedOn w:val="TableNormal"/>
    <w:tblPr>
      <w:tblStyleRowBandSize w:val="1"/>
      <w:tblStyleColBandSize w:val="1"/>
    </w:tblPr>
  </w:style>
  <w:style w:type="table" w:styleId="afffff6" w:customStyle="1">
    <w:basedOn w:val="TableNormal"/>
    <w:tblPr>
      <w:tblStyleRowBandSize w:val="1"/>
      <w:tblStyleColBandSize w:val="1"/>
    </w:tblPr>
  </w:style>
  <w:style w:type="table" w:styleId="afffff7" w:customStyle="1">
    <w:basedOn w:val="TableNormal"/>
    <w:tblPr>
      <w:tblStyleRowBandSize w:val="1"/>
      <w:tblStyleColBandSize w:val="1"/>
    </w:tblPr>
  </w:style>
  <w:style w:type="table" w:styleId="afffff8" w:customStyle="1">
    <w:basedOn w:val="TableNormal"/>
    <w:tblPr>
      <w:tblStyleRowBandSize w:val="1"/>
      <w:tblStyleColBandSize w:val="1"/>
    </w:tblPr>
  </w:style>
  <w:style w:type="table" w:styleId="afffff9" w:customStyle="1">
    <w:basedOn w:val="TableNormal"/>
    <w:tblPr>
      <w:tblStyleRowBandSize w:val="1"/>
      <w:tblStyleColBandSize w:val="1"/>
    </w:tblPr>
  </w:style>
  <w:style w:type="table" w:styleId="afffffa" w:customStyle="1">
    <w:basedOn w:val="TableNormal"/>
    <w:tblPr>
      <w:tblStyleRowBandSize w:val="1"/>
      <w:tblStyleColBandSize w:val="1"/>
    </w:tblPr>
  </w:style>
  <w:style w:type="table" w:styleId="afffffb" w:customStyle="1">
    <w:basedOn w:val="TableNormal"/>
    <w:tblPr>
      <w:tblStyleRowBandSize w:val="1"/>
      <w:tblStyleColBandSize w:val="1"/>
    </w:tblPr>
  </w:style>
  <w:style w:type="table" w:styleId="afffffc" w:customStyle="1">
    <w:basedOn w:val="TableNormal"/>
    <w:tblPr>
      <w:tblStyleRowBandSize w:val="1"/>
      <w:tblStyleColBandSize w:val="1"/>
    </w:tblPr>
  </w:style>
  <w:style w:type="table" w:styleId="afffffd" w:customStyle="1">
    <w:basedOn w:val="TableNormal"/>
    <w:tblPr>
      <w:tblStyleRowBandSize w:val="1"/>
      <w:tblStyleColBandSize w:val="1"/>
    </w:tblPr>
  </w:style>
  <w:style w:type="table" w:styleId="afffffe" w:customStyle="1">
    <w:basedOn w:val="TableNormal"/>
    <w:tblPr>
      <w:tblStyleRowBandSize w:val="1"/>
      <w:tblStyleColBandSize w:val="1"/>
    </w:tblPr>
  </w:style>
  <w:style w:type="table" w:styleId="affffff" w:customStyle="1">
    <w:basedOn w:val="TableNormal"/>
    <w:tblPr>
      <w:tblStyleRowBandSize w:val="1"/>
      <w:tblStyleColBandSize w:val="1"/>
    </w:tblPr>
  </w:style>
  <w:style w:type="table" w:styleId="affffff0" w:customStyle="1">
    <w:basedOn w:val="TableNormal"/>
    <w:tblPr>
      <w:tblStyleRowBandSize w:val="1"/>
      <w:tblStyleColBandSize w:val="1"/>
    </w:tblPr>
  </w:style>
  <w:style w:type="table" w:styleId="affffff1" w:customStyle="1">
    <w:basedOn w:val="TableNormal"/>
    <w:tblPr>
      <w:tblStyleRowBandSize w:val="1"/>
      <w:tblStyleColBandSize w:val="1"/>
    </w:tblPr>
  </w:style>
  <w:style w:type="table" w:styleId="affffff2" w:customStyle="1">
    <w:basedOn w:val="TableNormal"/>
    <w:tblPr>
      <w:tblStyleRowBandSize w:val="1"/>
      <w:tblStyleColBandSize w:val="1"/>
    </w:tblPr>
  </w:style>
  <w:style w:type="table" w:styleId="affffff3" w:customStyle="1">
    <w:basedOn w:val="TableNormal"/>
    <w:tblPr>
      <w:tblStyleRowBandSize w:val="1"/>
      <w:tblStyleColBandSize w:val="1"/>
    </w:tblPr>
  </w:style>
  <w:style w:type="table" w:styleId="affffff4" w:customStyle="1">
    <w:basedOn w:val="TableNormal"/>
    <w:tblPr>
      <w:tblStyleRowBandSize w:val="1"/>
      <w:tblStyleColBandSize w:val="1"/>
    </w:tblPr>
  </w:style>
  <w:style w:type="table" w:styleId="affffff5" w:customStyle="1">
    <w:basedOn w:val="TableNormal"/>
    <w:tblPr>
      <w:tblStyleRowBandSize w:val="1"/>
      <w:tblStyleColBandSize w:val="1"/>
    </w:tblPr>
  </w:style>
  <w:style w:type="table" w:styleId="affffff6" w:customStyle="1">
    <w:basedOn w:val="TableNormal"/>
    <w:tblPr>
      <w:tblStyleRowBandSize w:val="1"/>
      <w:tblStyleColBandSize w:val="1"/>
    </w:tblPr>
  </w:style>
  <w:style w:type="table" w:styleId="affffff7" w:customStyle="1">
    <w:basedOn w:val="TableNormal"/>
    <w:tblPr>
      <w:tblStyleRowBandSize w:val="1"/>
      <w:tblStyleColBandSize w:val="1"/>
    </w:tblPr>
  </w:style>
  <w:style w:type="table" w:styleId="affffff8" w:customStyle="1">
    <w:basedOn w:val="TableNormal"/>
    <w:tblPr>
      <w:tblStyleRowBandSize w:val="1"/>
      <w:tblStyleColBandSize w:val="1"/>
    </w:tblPr>
  </w:style>
  <w:style w:type="table" w:styleId="affffff9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oA0aWGMnJ3Il8eYn46MkhVLWWA==">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2026-09-30T15:16:00Z</dcterms:created>
  <dc:creator>Anna</dc:creator>
</cp:coreProperties>
</file>